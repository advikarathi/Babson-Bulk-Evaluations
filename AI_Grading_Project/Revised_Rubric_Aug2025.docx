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2B67" w14:textId="1A726939" w:rsidR="2563E06B" w:rsidRDefault="2563E06B" w:rsidP="2D2603A8">
      <w:pPr>
        <w:spacing w:line="276" w:lineRule="auto"/>
        <w:rPr>
          <w:rFonts w:ascii="Aptos" w:eastAsia="Aptos" w:hAnsi="Aptos" w:cs="Aptos"/>
        </w:rPr>
      </w:pPr>
      <w:r w:rsidRPr="32366431">
        <w:rPr>
          <w:rFonts w:ascii="Aptos" w:eastAsia="Aptos" w:hAnsi="Aptos" w:cs="Aptos"/>
        </w:rPr>
        <w:t>There are two possible ways to view the Feedback in the response: 1) balancing and 2) reinforcing</w:t>
      </w:r>
      <w:r w:rsidR="234E731D" w:rsidRPr="32366431">
        <w:rPr>
          <w:rFonts w:ascii="Aptos" w:eastAsia="Aptos" w:hAnsi="Aptos" w:cs="Aptos"/>
        </w:rPr>
        <w:t xml:space="preserve"> (depletion of fish)</w:t>
      </w:r>
      <w:r w:rsidRPr="32366431">
        <w:rPr>
          <w:rFonts w:ascii="Aptos" w:eastAsia="Aptos" w:hAnsi="Aptos" w:cs="Aptos"/>
        </w:rPr>
        <w:t xml:space="preserve">. The points for A and B are the same criteria for both types </w:t>
      </w:r>
      <w:commentRangeStart w:id="0"/>
      <w:r w:rsidRPr="32366431">
        <w:rPr>
          <w:rFonts w:ascii="Aptos" w:eastAsia="Aptos" w:hAnsi="Aptos" w:cs="Aptos"/>
        </w:rPr>
        <w:t>of feedback</w:t>
      </w:r>
      <w:r w:rsidR="00A97C6D" w:rsidRPr="32366431">
        <w:rPr>
          <w:rFonts w:ascii="Aptos" w:eastAsia="Aptos" w:hAnsi="Aptos" w:cs="Aptos"/>
        </w:rPr>
        <w:t xml:space="preserve"> loop</w:t>
      </w:r>
      <w:r w:rsidRPr="32366431">
        <w:rPr>
          <w:rFonts w:ascii="Aptos" w:eastAsia="Aptos" w:hAnsi="Aptos" w:cs="Aptos"/>
        </w:rPr>
        <w:t>s</w:t>
      </w:r>
      <w:commentRangeEnd w:id="0"/>
      <w:r>
        <w:rPr>
          <w:rStyle w:val="CommentReference"/>
        </w:rPr>
        <w:commentReference w:id="0"/>
      </w:r>
      <w:r w:rsidRPr="32366431">
        <w:rPr>
          <w:rFonts w:ascii="Aptos" w:eastAsia="Aptos" w:hAnsi="Aptos" w:cs="Aptos"/>
        </w:rPr>
        <w:t xml:space="preserve">, but they diverge at C and D. </w:t>
      </w:r>
      <w:r w:rsidR="0A40C8F8" w:rsidRPr="32366431">
        <w:rPr>
          <w:rFonts w:ascii="Aptos" w:eastAsia="Aptos" w:hAnsi="Aptos" w:cs="Aptos"/>
        </w:rPr>
        <w:t xml:space="preserve">The top section of C and D are the valid responses for Balancing Loop and the bottom section are the valid responses for Reinforcing Loop. </w:t>
      </w:r>
    </w:p>
    <w:tbl>
      <w:tblPr>
        <w:tblStyle w:val="TableGrid"/>
        <w:tblW w:w="13495" w:type="dxa"/>
        <w:tblLook w:val="04A0" w:firstRow="1" w:lastRow="0" w:firstColumn="1" w:lastColumn="0" w:noHBand="0" w:noVBand="1"/>
      </w:tblPr>
      <w:tblGrid>
        <w:gridCol w:w="535"/>
        <w:gridCol w:w="3780"/>
        <w:gridCol w:w="4860"/>
        <w:gridCol w:w="4320"/>
      </w:tblGrid>
      <w:tr w:rsidR="481BDB18" w14:paraId="4FF49E97" w14:textId="77777777" w:rsidTr="3CC55C49">
        <w:trPr>
          <w:trHeight w:val="300"/>
        </w:trPr>
        <w:tc>
          <w:tcPr>
            <w:tcW w:w="13495" w:type="dxa"/>
            <w:gridSpan w:val="4"/>
          </w:tcPr>
          <w:p w14:paraId="65B633AB" w14:textId="3F3FDA9C" w:rsidR="481BDB18" w:rsidRDefault="481BDB18" w:rsidP="481BDB18">
            <w:pPr>
              <w:spacing w:before="60" w:after="60"/>
              <w:jc w:val="center"/>
              <w:rPr>
                <w:b/>
                <w:bCs/>
              </w:rPr>
            </w:pPr>
            <w:r w:rsidRPr="481BDB18">
              <w:rPr>
                <w:b/>
                <w:bCs/>
              </w:rPr>
              <w:t>POSSIBLE FEEDBACK LOOP POINTS (4 total)</w:t>
            </w:r>
          </w:p>
          <w:p w14:paraId="2FEC2673" w14:textId="6F910682" w:rsidR="481BDB18" w:rsidRDefault="481BDB18" w:rsidP="481BDB18">
            <w:pPr>
              <w:spacing w:before="60" w:after="60"/>
              <w:jc w:val="center"/>
              <w:rPr>
                <w:b/>
                <w:bCs/>
              </w:rPr>
            </w:pPr>
            <w:r w:rsidRPr="481BDB18">
              <w:rPr>
                <w:b/>
                <w:bCs/>
              </w:rPr>
              <w:t>These points should be sequentially awarded. If a response earns point C, they should be awarded points A and B.</w:t>
            </w:r>
          </w:p>
        </w:tc>
      </w:tr>
      <w:tr w:rsidR="481BDB18" w14:paraId="00CB0037" w14:textId="77777777" w:rsidTr="3CC55C49">
        <w:trPr>
          <w:trHeight w:val="300"/>
        </w:trPr>
        <w:tc>
          <w:tcPr>
            <w:tcW w:w="535" w:type="dxa"/>
            <w:shd w:val="clear" w:color="auto" w:fill="000000" w:themeFill="text1"/>
          </w:tcPr>
          <w:p w14:paraId="3DCB5F13" w14:textId="77777777" w:rsidR="481BDB18" w:rsidRDefault="481BDB18" w:rsidP="481BDB18">
            <w:pPr>
              <w:jc w:val="center"/>
              <w:rPr>
                <w:b/>
                <w:bCs/>
              </w:rPr>
            </w:pPr>
          </w:p>
        </w:tc>
        <w:tc>
          <w:tcPr>
            <w:tcW w:w="3780" w:type="dxa"/>
          </w:tcPr>
          <w:p w14:paraId="0EF548DA" w14:textId="74A4D201" w:rsidR="481BDB18" w:rsidRDefault="481BDB18" w:rsidP="481BDB18">
            <w:pPr>
              <w:jc w:val="center"/>
              <w:rPr>
                <w:b/>
                <w:bCs/>
              </w:rPr>
            </w:pPr>
            <w:r w:rsidRPr="481BDB18">
              <w:rPr>
                <w:b/>
                <w:bCs/>
              </w:rPr>
              <w:t>Possible Grading Point</w:t>
            </w:r>
          </w:p>
        </w:tc>
        <w:tc>
          <w:tcPr>
            <w:tcW w:w="4860" w:type="dxa"/>
          </w:tcPr>
          <w:p w14:paraId="32161FD4" w14:textId="49DC03A2" w:rsidR="481BDB18" w:rsidRDefault="481BDB18" w:rsidP="481BDB18">
            <w:pPr>
              <w:jc w:val="center"/>
              <w:rPr>
                <w:b/>
                <w:bCs/>
              </w:rPr>
            </w:pPr>
            <w:r w:rsidRPr="481BDB18">
              <w:rPr>
                <w:b/>
                <w:bCs/>
              </w:rPr>
              <w:t>Examples</w:t>
            </w:r>
          </w:p>
        </w:tc>
        <w:tc>
          <w:tcPr>
            <w:tcW w:w="4320" w:type="dxa"/>
          </w:tcPr>
          <w:p w14:paraId="31FA3735" w14:textId="02EF744D" w:rsidR="481BDB18" w:rsidRDefault="481BDB18" w:rsidP="481BDB18">
            <w:pPr>
              <w:jc w:val="center"/>
              <w:rPr>
                <w:b/>
                <w:bCs/>
              </w:rPr>
            </w:pPr>
            <w:r w:rsidRPr="481BDB18">
              <w:rPr>
                <w:b/>
                <w:bCs/>
              </w:rPr>
              <w:t>Comments</w:t>
            </w:r>
          </w:p>
        </w:tc>
      </w:tr>
      <w:tr w:rsidR="481BDB18" w14:paraId="06D25861" w14:textId="77777777" w:rsidTr="3CC55C49">
        <w:trPr>
          <w:trHeight w:val="300"/>
        </w:trPr>
        <w:tc>
          <w:tcPr>
            <w:tcW w:w="535" w:type="dxa"/>
            <w:vAlign w:val="center"/>
          </w:tcPr>
          <w:p w14:paraId="2BBF9071" w14:textId="60C0446E" w:rsidR="481BDB18" w:rsidRDefault="481BDB18" w:rsidP="481BDB18">
            <w:pPr>
              <w:jc w:val="center"/>
            </w:pPr>
            <w:r>
              <w:t>A</w:t>
            </w:r>
          </w:p>
        </w:tc>
        <w:tc>
          <w:tcPr>
            <w:tcW w:w="3780" w:type="dxa"/>
            <w:vAlign w:val="center"/>
          </w:tcPr>
          <w:p w14:paraId="6F9AAC68" w14:textId="195CE819" w:rsidR="481BDB18" w:rsidRPr="000A6074" w:rsidRDefault="481BDB18" w:rsidP="481BDB18">
            <w:r w:rsidRPr="000A6074">
              <w:t>Answer indicates a connection between fishers and fish.</w:t>
            </w:r>
          </w:p>
        </w:tc>
        <w:tc>
          <w:tcPr>
            <w:tcW w:w="4860" w:type="dxa"/>
            <w:vAlign w:val="center"/>
          </w:tcPr>
          <w:p w14:paraId="3527F88F" w14:textId="686C174A" w:rsidR="481BDB18" w:rsidRDefault="481BDB18" w:rsidP="481BDB18">
            <w:pPr>
              <w:pStyle w:val="ListParagraph"/>
              <w:numPr>
                <w:ilvl w:val="0"/>
                <w:numId w:val="3"/>
              </w:numPr>
              <w:ind w:left="390"/>
            </w:pPr>
            <w:r>
              <w:t>Fish are prey of the fishers.</w:t>
            </w:r>
          </w:p>
          <w:p w14:paraId="5109D9C6" w14:textId="2F36EF3C" w:rsidR="481BDB18" w:rsidRDefault="481BDB18" w:rsidP="481BDB18">
            <w:pPr>
              <w:pStyle w:val="ListParagraph"/>
              <w:numPr>
                <w:ilvl w:val="0"/>
                <w:numId w:val="3"/>
              </w:numPr>
              <w:ind w:left="390"/>
            </w:pPr>
            <w:r>
              <w:t>Fishers catch fish.</w:t>
            </w:r>
          </w:p>
        </w:tc>
        <w:tc>
          <w:tcPr>
            <w:tcW w:w="4320" w:type="dxa"/>
            <w:vAlign w:val="center"/>
          </w:tcPr>
          <w:p w14:paraId="52D16A38" w14:textId="2B3241BC" w:rsidR="481BDB18" w:rsidRDefault="481BDB18">
            <w:r>
              <w:t>The examples here represent the minimum requirement for a point, and any relationship between the fishers and the fish should get a point.</w:t>
            </w:r>
          </w:p>
        </w:tc>
      </w:tr>
      <w:tr w:rsidR="481BDB18" w14:paraId="3E48ABD1" w14:textId="77777777" w:rsidTr="3CC55C49">
        <w:trPr>
          <w:trHeight w:val="300"/>
        </w:trPr>
        <w:tc>
          <w:tcPr>
            <w:tcW w:w="535" w:type="dxa"/>
            <w:vAlign w:val="center"/>
          </w:tcPr>
          <w:p w14:paraId="0AC4AE92" w14:textId="4B0E0D9F" w:rsidR="481BDB18" w:rsidRDefault="481BDB18" w:rsidP="481BDB18">
            <w:pPr>
              <w:jc w:val="center"/>
            </w:pPr>
            <w:r>
              <w:t>B</w:t>
            </w:r>
          </w:p>
        </w:tc>
        <w:tc>
          <w:tcPr>
            <w:tcW w:w="3780" w:type="dxa"/>
            <w:vAlign w:val="center"/>
          </w:tcPr>
          <w:p w14:paraId="5A312EB5" w14:textId="20ACE812" w:rsidR="3B3282CE" w:rsidRPr="000A6074" w:rsidRDefault="481BDB18" w:rsidP="3B3282CE">
            <w:r w:rsidRPr="000A6074">
              <w:t xml:space="preserve">Answer describes the relationship between fish and </w:t>
            </w:r>
            <w:r w:rsidR="0BB11420" w:rsidRPr="000A6074">
              <w:t>fisher</w:t>
            </w:r>
            <w:r w:rsidR="7FD85239" w:rsidRPr="000A6074">
              <w:t xml:space="preserve"> populations</w:t>
            </w:r>
            <w:r w:rsidRPr="000A6074">
              <w:t xml:space="preserve"> (</w:t>
            </w:r>
            <w:r w:rsidRPr="000A6074">
              <w:rPr>
                <w:b/>
              </w:rPr>
              <w:t>bolded</w:t>
            </w:r>
            <w:r w:rsidRPr="000A6074">
              <w:t xml:space="preserve">). The response must explain how one population changes </w:t>
            </w:r>
            <w:r w:rsidR="3EC94715" w:rsidRPr="000A6074">
              <w:t>relative</w:t>
            </w:r>
            <w:r w:rsidRPr="000A6074">
              <w:t xml:space="preserve"> to the other. </w:t>
            </w:r>
          </w:p>
          <w:p w14:paraId="26076E81" w14:textId="224B7627" w:rsidR="3B3282CE" w:rsidRPr="000A6074" w:rsidRDefault="3B3282CE" w:rsidP="3B3282CE"/>
          <w:p w14:paraId="38C785AE" w14:textId="22E8E9E5" w:rsidR="481BDB18" w:rsidRPr="000A6074" w:rsidRDefault="3B3282CE" w:rsidP="481BDB18">
            <w:r w:rsidRPr="000A6074">
              <w:t xml:space="preserve">Note that this will </w:t>
            </w:r>
            <w:r w:rsidR="0C6D5263" w:rsidRPr="000A6074">
              <w:t>EITHER</w:t>
            </w:r>
            <w:r w:rsidR="4794F42B" w:rsidRPr="000A6074">
              <w:t xml:space="preserve"> </w:t>
            </w:r>
            <w:r w:rsidRPr="000A6074">
              <w:t xml:space="preserve">be a </w:t>
            </w:r>
            <w:r w:rsidRPr="000A6074">
              <w:rPr>
                <w:u w:val="single"/>
              </w:rPr>
              <w:t>direct relationship</w:t>
            </w:r>
            <w:r w:rsidRPr="000A6074">
              <w:t xml:space="preserve"> (e.g. more fish will attract more fishers) </w:t>
            </w:r>
            <w:r w:rsidR="0CA6C412" w:rsidRPr="000A6074">
              <w:t xml:space="preserve">OR </w:t>
            </w:r>
            <w:r w:rsidRPr="000A6074">
              <w:t xml:space="preserve">an </w:t>
            </w:r>
            <w:r w:rsidRPr="000A6074">
              <w:rPr>
                <w:u w:val="single"/>
              </w:rPr>
              <w:t>inverse relationship</w:t>
            </w:r>
            <w:r w:rsidRPr="000A6074">
              <w:t xml:space="preserve"> (e.g. more fishers will reduce the fish population).</w:t>
            </w:r>
          </w:p>
        </w:tc>
        <w:tc>
          <w:tcPr>
            <w:tcW w:w="4860" w:type="dxa"/>
            <w:vAlign w:val="center"/>
          </w:tcPr>
          <w:p w14:paraId="57CAEFD5" w14:textId="59B80249" w:rsidR="481BDB18" w:rsidRDefault="481BDB18" w:rsidP="481BDB18">
            <w:pPr>
              <w:pStyle w:val="ListParagraph"/>
              <w:numPr>
                <w:ilvl w:val="0"/>
                <w:numId w:val="4"/>
              </w:numPr>
              <w:ind w:left="390"/>
              <w:rPr>
                <w:b/>
                <w:bCs/>
              </w:rPr>
            </w:pPr>
            <w:r>
              <w:t xml:space="preserve">A large fish population </w:t>
            </w:r>
            <w:r w:rsidRPr="481BDB18">
              <w:rPr>
                <w:b/>
                <w:bCs/>
              </w:rPr>
              <w:t>will attract more fishers.</w:t>
            </w:r>
          </w:p>
          <w:p w14:paraId="64484783" w14:textId="1CA4384C" w:rsidR="1DB2E13E" w:rsidRDefault="1DB2E13E" w:rsidP="32379FC2">
            <w:pPr>
              <w:pStyle w:val="ListParagraph"/>
              <w:numPr>
                <w:ilvl w:val="0"/>
                <w:numId w:val="4"/>
              </w:numPr>
              <w:ind w:left="390"/>
            </w:pPr>
            <w:r>
              <w:t xml:space="preserve">When there is </w:t>
            </w:r>
            <w:r w:rsidRPr="3CC55C49">
              <w:rPr>
                <w:b/>
                <w:bCs/>
              </w:rPr>
              <w:t>high demand</w:t>
            </w:r>
            <w:r>
              <w:t xml:space="preserve"> </w:t>
            </w:r>
            <w:r w:rsidRPr="3CC55C49">
              <w:rPr>
                <w:b/>
                <w:bCs/>
              </w:rPr>
              <w:t>for fish</w:t>
            </w:r>
            <w:r>
              <w:t xml:space="preserve">, </w:t>
            </w:r>
            <w:r w:rsidRPr="3CC55C49">
              <w:rPr>
                <w:b/>
                <w:bCs/>
              </w:rPr>
              <w:t>more people become fishers</w:t>
            </w:r>
            <w:r>
              <w:t xml:space="preserve"> to provide the supply</w:t>
            </w:r>
          </w:p>
          <w:p w14:paraId="4D0C05E2" w14:textId="243DBF3E" w:rsidR="5EAE6382" w:rsidRDefault="5EAE6382" w:rsidP="3B3282CE">
            <w:pPr>
              <w:pStyle w:val="ListParagraph"/>
              <w:numPr>
                <w:ilvl w:val="0"/>
                <w:numId w:val="4"/>
              </w:numPr>
              <w:ind w:left="390"/>
            </w:pPr>
            <w:r>
              <w:t xml:space="preserve">More fish caught will </w:t>
            </w:r>
            <w:r w:rsidRPr="3B3282CE">
              <w:rPr>
                <w:b/>
                <w:bCs/>
              </w:rPr>
              <w:t>reduce the fish population</w:t>
            </w:r>
            <w:r>
              <w:t>.</w:t>
            </w:r>
          </w:p>
          <w:p w14:paraId="1BCE9BB0" w14:textId="2C1F49DB" w:rsidR="481BDB18" w:rsidRDefault="481BDB18" w:rsidP="481BDB18">
            <w:pPr>
              <w:pStyle w:val="ListParagraph"/>
              <w:numPr>
                <w:ilvl w:val="0"/>
                <w:numId w:val="4"/>
              </w:numPr>
              <w:ind w:left="390"/>
              <w:rPr>
                <w:b/>
                <w:bCs/>
              </w:rPr>
            </w:pPr>
            <w:r>
              <w:t xml:space="preserve">A large population of fishers </w:t>
            </w:r>
            <w:r w:rsidRPr="481BDB18">
              <w:rPr>
                <w:b/>
                <w:bCs/>
              </w:rPr>
              <w:t>will reduce the fish population.</w:t>
            </w:r>
          </w:p>
          <w:p w14:paraId="56908502" w14:textId="6FE395A2" w:rsidR="481BDB18" w:rsidRDefault="481BDB18" w:rsidP="481BDB18">
            <w:pPr>
              <w:pStyle w:val="ListParagraph"/>
              <w:numPr>
                <w:ilvl w:val="0"/>
                <w:numId w:val="4"/>
              </w:numPr>
              <w:ind w:left="390"/>
              <w:rPr>
                <w:color w:val="242424"/>
              </w:rPr>
            </w:pPr>
            <w:r w:rsidRPr="481BDB18">
              <w:rPr>
                <w:color w:val="242424"/>
              </w:rPr>
              <w:t xml:space="preserve">The feedback loop would be the effect that the amount of fishers has on the amount of fish in the ocean, as </w:t>
            </w:r>
            <w:r w:rsidRPr="481BDB18">
              <w:rPr>
                <w:b/>
                <w:bCs/>
                <w:color w:val="242424"/>
              </w:rPr>
              <w:t xml:space="preserve">the more fishers there are the less fish there will be </w:t>
            </w:r>
            <w:r w:rsidR="71113B46" w:rsidRPr="3101D938">
              <w:rPr>
                <w:b/>
                <w:bCs/>
                <w:color w:val="242424"/>
              </w:rPr>
              <w:t>-</w:t>
            </w:r>
            <w:r w:rsidR="3101D938" w:rsidRPr="3101D938">
              <w:rPr>
                <w:b/>
                <w:bCs/>
                <w:color w:val="242424"/>
              </w:rPr>
              <w:t xml:space="preserve"> </w:t>
            </w:r>
            <w:r w:rsidRPr="481BDB18">
              <w:rPr>
                <w:b/>
                <w:bCs/>
                <w:color w:val="242424"/>
              </w:rPr>
              <w:t>and vice versa.</w:t>
            </w:r>
          </w:p>
          <w:p w14:paraId="32AF9F09" w14:textId="4CC8F573" w:rsidR="481BDB18" w:rsidRDefault="481BDB18"/>
        </w:tc>
        <w:tc>
          <w:tcPr>
            <w:tcW w:w="4320" w:type="dxa"/>
            <w:vAlign w:val="center"/>
          </w:tcPr>
          <w:p w14:paraId="56F9F572" w14:textId="0F0AB9D0" w:rsidR="481BDB18" w:rsidRDefault="481BDB18">
            <w:r>
              <w:t>Responses that include terms like increase, decrease, more, or less likely accomplish this goal.</w:t>
            </w:r>
            <w:r w:rsidR="307D1833">
              <w:t xml:space="preserve"> Responses that discuss supply and demand in context impacting amt of fish or fishers also meet this point.</w:t>
            </w:r>
          </w:p>
          <w:p w14:paraId="4B685C80" w14:textId="77777777" w:rsidR="481BDB18" w:rsidRDefault="481BDB18"/>
          <w:p w14:paraId="3D5BBDFE" w14:textId="43C322A1" w:rsidR="481BDB18" w:rsidRDefault="481BDB18">
            <w:r>
              <w:t xml:space="preserve">The first </w:t>
            </w:r>
            <w:r w:rsidR="0F647661">
              <w:t xml:space="preserve">two </w:t>
            </w:r>
            <w:r w:rsidR="29C2238D">
              <w:t>example</w:t>
            </w:r>
            <w:r w:rsidR="4D8D98FC">
              <w:t>s</w:t>
            </w:r>
            <w:r>
              <w:t xml:space="preserve"> directly link the population size of fish with the change in population of the fishers.</w:t>
            </w:r>
          </w:p>
          <w:p w14:paraId="28306443" w14:textId="77777777" w:rsidR="481BDB18" w:rsidRDefault="481BDB18"/>
          <w:p w14:paraId="38345A38" w14:textId="34E7C9ED" w:rsidR="7245D132" w:rsidRDefault="7245D132">
            <w:r>
              <w:t>In the</w:t>
            </w:r>
            <w:r w:rsidR="3B3282CE">
              <w:t xml:space="preserve"> </w:t>
            </w:r>
            <w:r w:rsidR="5A7B3892">
              <w:t>thir</w:t>
            </w:r>
            <w:r w:rsidR="29C2238D">
              <w:t>d</w:t>
            </w:r>
            <w:r w:rsidR="481BDB18">
              <w:t xml:space="preserve"> example</w:t>
            </w:r>
            <w:r w:rsidR="7F67B9E6">
              <w:t>,</w:t>
            </w:r>
            <w:r w:rsidR="481BDB18">
              <w:t xml:space="preserve"> the word </w:t>
            </w:r>
            <w:r w:rsidR="0682AD76">
              <w:t>“</w:t>
            </w:r>
            <w:r w:rsidR="481BDB18">
              <w:t>caught</w:t>
            </w:r>
            <w:r w:rsidR="57E82D92">
              <w:t>”</w:t>
            </w:r>
            <w:r w:rsidR="3B3282CE">
              <w:t xml:space="preserve"> represent</w:t>
            </w:r>
            <w:r w:rsidR="296A9967">
              <w:t>s</w:t>
            </w:r>
            <w:r w:rsidR="481BDB18">
              <w:t xml:space="preserve"> the interaction between the fishers and the population of the fish</w:t>
            </w:r>
            <w:r w:rsidR="3B3282CE">
              <w:t>.</w:t>
            </w:r>
            <w:r w:rsidR="40429680">
              <w:t xml:space="preserve"> </w:t>
            </w:r>
          </w:p>
          <w:p w14:paraId="60C6D02D" w14:textId="0E0D6A04" w:rsidR="3B3282CE" w:rsidRDefault="3B3282CE"/>
          <w:p w14:paraId="131CBAAB" w14:textId="0A767246" w:rsidR="481BDB18" w:rsidRDefault="40429680">
            <w:r>
              <w:t>The last three examples are all inverse relationships</w:t>
            </w:r>
            <w:r w:rsidR="481BDB18">
              <w:t xml:space="preserve">. </w:t>
            </w:r>
          </w:p>
          <w:p w14:paraId="0E7C7E11" w14:textId="77777777" w:rsidR="481BDB18" w:rsidRDefault="481BDB18"/>
          <w:p w14:paraId="6CE9E718" w14:textId="5E789064" w:rsidR="481BDB18" w:rsidRDefault="080D071F">
            <w:r>
              <w:t>Words</w:t>
            </w:r>
            <w:r w:rsidR="481BDB18">
              <w:t xml:space="preserve"> </w:t>
            </w:r>
            <w:r w:rsidR="38E49625">
              <w:t xml:space="preserve">like </w:t>
            </w:r>
            <w:r w:rsidR="481BDB18" w:rsidRPr="481BDB18">
              <w:rPr>
                <w:b/>
                <w:bCs/>
              </w:rPr>
              <w:t xml:space="preserve">overfishing </w:t>
            </w:r>
            <w:r w:rsidR="481BDB18">
              <w:t xml:space="preserve">or </w:t>
            </w:r>
            <w:r w:rsidR="481BDB18" w:rsidRPr="481BDB18">
              <w:rPr>
                <w:b/>
                <w:bCs/>
              </w:rPr>
              <w:t xml:space="preserve">job shortages for the fishers </w:t>
            </w:r>
            <w:r w:rsidR="56212589">
              <w:t>also</w:t>
            </w:r>
            <w:r w:rsidR="3B3282CE" w:rsidRPr="3B3282CE">
              <w:rPr>
                <w:b/>
                <w:bCs/>
              </w:rPr>
              <w:t xml:space="preserve"> </w:t>
            </w:r>
            <w:r w:rsidR="481BDB18">
              <w:lastRenderedPageBreak/>
              <w:t>establish the relationship between the fish and fisher populations.</w:t>
            </w:r>
          </w:p>
        </w:tc>
      </w:tr>
      <w:tr w:rsidR="00F514C4" w14:paraId="70CAD5C1" w14:textId="77777777" w:rsidTr="3CC55C49">
        <w:tc>
          <w:tcPr>
            <w:tcW w:w="535" w:type="dxa"/>
            <w:vMerge w:val="restart"/>
            <w:vAlign w:val="center"/>
          </w:tcPr>
          <w:p w14:paraId="036412C8" w14:textId="752D688C" w:rsidR="00F514C4" w:rsidRDefault="00F514C4" w:rsidP="00F514C4">
            <w:pPr>
              <w:jc w:val="center"/>
            </w:pPr>
            <w:r>
              <w:lastRenderedPageBreak/>
              <w:t>C</w:t>
            </w:r>
          </w:p>
        </w:tc>
        <w:tc>
          <w:tcPr>
            <w:tcW w:w="3780" w:type="dxa"/>
            <w:vAlign w:val="center"/>
          </w:tcPr>
          <w:p w14:paraId="25CC382D" w14:textId="7EF8D570" w:rsidR="00F514C4" w:rsidRPr="000A6074" w:rsidRDefault="006B3C16" w:rsidP="481BDB18">
            <w:r w:rsidRPr="00E833D5">
              <w:rPr>
                <w:i/>
              </w:rPr>
              <w:t>Balancing Loop</w:t>
            </w:r>
            <w:r w:rsidR="002C1202" w:rsidRPr="000A6074">
              <w:t xml:space="preserve"> </w:t>
            </w:r>
            <w:r w:rsidR="00AF2A76" w:rsidRPr="000A6074">
              <w:t>–</w:t>
            </w:r>
            <w:r w:rsidR="002C1202" w:rsidRPr="000A6074">
              <w:t xml:space="preserve"> </w:t>
            </w:r>
            <w:r w:rsidR="007D6698">
              <w:t>this</w:t>
            </w:r>
            <w:r w:rsidR="002C1202" w:rsidRPr="000A6074">
              <w:t xml:space="preserve"> </w:t>
            </w:r>
            <w:r w:rsidR="00C840E9">
              <w:t>grading point describes another relationship</w:t>
            </w:r>
            <w:r w:rsidR="00FF5BC3">
              <w:t xml:space="preserve"> </w:t>
            </w:r>
            <w:r w:rsidR="00933FEE">
              <w:t>that is</w:t>
            </w:r>
            <w:r w:rsidR="00FF5BC3">
              <w:t xml:space="preserve"> different – but connected – to the </w:t>
            </w:r>
            <w:r w:rsidR="00AF2A76" w:rsidRPr="000A6074">
              <w:t>relationship describe</w:t>
            </w:r>
            <w:r w:rsidR="001601CC" w:rsidRPr="000A6074">
              <w:t>d</w:t>
            </w:r>
            <w:r w:rsidR="00AF2A76" w:rsidRPr="000A6074">
              <w:t xml:space="preserve"> in B</w:t>
            </w:r>
            <w:r w:rsidR="00EC3D88" w:rsidRPr="000A6074">
              <w:t xml:space="preserve"> (</w:t>
            </w:r>
            <w:r w:rsidR="00EC3D88" w:rsidRPr="000A6074">
              <w:rPr>
                <w:b/>
              </w:rPr>
              <w:t>bolded</w:t>
            </w:r>
            <w:r w:rsidR="00EC3D88" w:rsidRPr="000A6074">
              <w:t>)</w:t>
            </w:r>
            <w:r w:rsidR="00AF2A76" w:rsidRPr="000A6074">
              <w:t>.</w:t>
            </w:r>
            <w:r w:rsidR="007313A3" w:rsidRPr="000A6074">
              <w:t xml:space="preserve"> The feedback is not established.</w:t>
            </w:r>
          </w:p>
        </w:tc>
        <w:tc>
          <w:tcPr>
            <w:tcW w:w="4860" w:type="dxa"/>
            <w:vAlign w:val="center"/>
          </w:tcPr>
          <w:p w14:paraId="7CD09E85" w14:textId="553FFF4B" w:rsidR="00F514C4" w:rsidRPr="00C7738F" w:rsidRDefault="00F514C4" w:rsidP="481BDB18">
            <w:pPr>
              <w:pStyle w:val="ListParagraph"/>
              <w:numPr>
                <w:ilvl w:val="0"/>
                <w:numId w:val="4"/>
              </w:numPr>
              <w:ind w:left="390"/>
            </w:pPr>
            <w:r w:rsidRPr="00C7738F">
              <w:t>A large fish population will attract more fishers</w:t>
            </w:r>
            <w:r w:rsidR="00613855" w:rsidRPr="00C7738F">
              <w:t xml:space="preserve">. </w:t>
            </w:r>
            <w:r w:rsidR="00613855" w:rsidRPr="00C7738F">
              <w:rPr>
                <w:b/>
              </w:rPr>
              <w:t xml:space="preserve">The increased number of fishers will </w:t>
            </w:r>
            <w:r w:rsidR="008A5F8F" w:rsidRPr="00C7738F">
              <w:rPr>
                <w:b/>
              </w:rPr>
              <w:t>catch more</w:t>
            </w:r>
            <w:r w:rsidRPr="00C7738F">
              <w:rPr>
                <w:b/>
              </w:rPr>
              <w:t xml:space="preserve"> </w:t>
            </w:r>
            <w:r w:rsidR="00825BCB" w:rsidRPr="00C7738F">
              <w:rPr>
                <w:b/>
              </w:rPr>
              <w:t>fish</w:t>
            </w:r>
            <w:r w:rsidRPr="00C7738F">
              <w:rPr>
                <w:b/>
              </w:rPr>
              <w:t xml:space="preserve"> which </w:t>
            </w:r>
            <w:r w:rsidR="00583829" w:rsidRPr="00C7738F">
              <w:rPr>
                <w:b/>
                <w:bCs/>
              </w:rPr>
              <w:t>will</w:t>
            </w:r>
            <w:r w:rsidRPr="00C7738F">
              <w:rPr>
                <w:b/>
              </w:rPr>
              <w:t xml:space="preserve"> </w:t>
            </w:r>
            <w:r w:rsidRPr="00C7738F">
              <w:rPr>
                <w:b/>
                <w:bCs/>
              </w:rPr>
              <w:t xml:space="preserve">decrease </w:t>
            </w:r>
            <w:commentRangeStart w:id="1"/>
            <w:commentRangeEnd w:id="1"/>
            <w:r w:rsidR="006355B9">
              <w:rPr>
                <w:rStyle w:val="CommentReference"/>
              </w:rPr>
              <w:commentReference w:id="1"/>
            </w:r>
            <w:r w:rsidRPr="00C7738F">
              <w:rPr>
                <w:b/>
                <w:bCs/>
              </w:rPr>
              <w:t xml:space="preserve">the </w:t>
            </w:r>
            <w:commentRangeStart w:id="2"/>
            <w:commentRangeStart w:id="3"/>
            <w:r w:rsidRPr="00C7738F">
              <w:rPr>
                <w:b/>
                <w:bCs/>
              </w:rPr>
              <w:t xml:space="preserve">future </w:t>
            </w:r>
            <w:commentRangeEnd w:id="2"/>
            <w:r w:rsidR="007064D7">
              <w:rPr>
                <w:rStyle w:val="CommentReference"/>
              </w:rPr>
              <w:commentReference w:id="2"/>
            </w:r>
            <w:commentRangeEnd w:id="3"/>
            <w:r w:rsidR="000A129F">
              <w:rPr>
                <w:rStyle w:val="CommentReference"/>
              </w:rPr>
              <w:commentReference w:id="3"/>
            </w:r>
            <w:r w:rsidRPr="00C7738F">
              <w:rPr>
                <w:b/>
                <w:bCs/>
              </w:rPr>
              <w:t>fish population</w:t>
            </w:r>
            <w:r w:rsidRPr="00C7738F">
              <w:rPr>
                <w:b/>
              </w:rPr>
              <w:t>.</w:t>
            </w:r>
          </w:p>
          <w:p w14:paraId="00E9FB48" w14:textId="40014792" w:rsidR="00F514C4" w:rsidRPr="00C7738F" w:rsidRDefault="00583829" w:rsidP="481BDB18">
            <w:pPr>
              <w:pStyle w:val="ListParagraph"/>
              <w:numPr>
                <w:ilvl w:val="0"/>
                <w:numId w:val="4"/>
              </w:numPr>
              <w:ind w:left="390"/>
              <w:rPr>
                <w:b/>
                <w:bCs/>
              </w:rPr>
            </w:pPr>
            <w:r w:rsidRPr="00C7738F">
              <w:t>More</w:t>
            </w:r>
            <w:r w:rsidR="00F514C4" w:rsidRPr="00C7738F">
              <w:t xml:space="preserve"> fish</w:t>
            </w:r>
            <w:r w:rsidRPr="00C7738F">
              <w:t xml:space="preserve"> caught will reduce</w:t>
            </w:r>
            <w:r w:rsidR="00F514C4" w:rsidRPr="00C7738F">
              <w:t xml:space="preserve"> the fish population</w:t>
            </w:r>
            <w:r w:rsidRPr="00C7738F">
              <w:t xml:space="preserve">. </w:t>
            </w:r>
            <w:r w:rsidRPr="00C7738F">
              <w:rPr>
                <w:b/>
                <w:bCs/>
              </w:rPr>
              <w:t>A smaller fish population will result in fewer people choosing to fish.</w:t>
            </w:r>
          </w:p>
          <w:p w14:paraId="42E7CEDE" w14:textId="707A7028" w:rsidR="002F4F91" w:rsidRPr="00E6045D" w:rsidRDefault="00F7709A" w:rsidP="481BDB18">
            <w:pPr>
              <w:pStyle w:val="ListParagraph"/>
              <w:numPr>
                <w:ilvl w:val="0"/>
                <w:numId w:val="4"/>
              </w:numPr>
              <w:ind w:left="390"/>
              <w:rPr>
                <w:b/>
                <w:color w:val="000000" w:themeColor="text1"/>
              </w:rPr>
            </w:pPr>
            <w:r w:rsidRPr="00C7738F">
              <w:t xml:space="preserve">More fish caught will reduce the fish population. </w:t>
            </w:r>
            <w:r w:rsidRPr="00C7738F">
              <w:rPr>
                <w:b/>
                <w:bCs/>
              </w:rPr>
              <w:t xml:space="preserve">A smaller fish population </w:t>
            </w:r>
            <w:r w:rsidR="00F956CC" w:rsidRPr="00C7738F">
              <w:rPr>
                <w:b/>
                <w:bCs/>
              </w:rPr>
              <w:t>leads</w:t>
            </w:r>
            <w:r w:rsidRPr="00C7738F">
              <w:rPr>
                <w:b/>
                <w:bCs/>
              </w:rPr>
              <w:t xml:space="preserve"> to regulations to</w:t>
            </w:r>
            <w:r w:rsidR="000D35B6" w:rsidRPr="00C7738F">
              <w:rPr>
                <w:b/>
                <w:bCs/>
              </w:rPr>
              <w:t xml:space="preserve"> limit the fish each fisher can catch.</w:t>
            </w:r>
          </w:p>
          <w:p w14:paraId="7A9711CE" w14:textId="12176A5B" w:rsidR="00F514C4" w:rsidRPr="00C7738F" w:rsidRDefault="00B37713" w:rsidP="00ED7D2C">
            <w:pPr>
              <w:pStyle w:val="ListParagraph"/>
              <w:numPr>
                <w:ilvl w:val="0"/>
                <w:numId w:val="4"/>
              </w:numPr>
              <w:ind w:left="390"/>
            </w:pPr>
            <w:r>
              <w:t>More fish caught will reduce</w:t>
            </w:r>
            <w:r w:rsidR="00982234">
              <w:t xml:space="preserve"> the fish population</w:t>
            </w:r>
            <w:r>
              <w:t xml:space="preserve">. </w:t>
            </w:r>
            <w:r w:rsidRPr="00CE5892">
              <w:rPr>
                <w:b/>
              </w:rPr>
              <w:t>F</w:t>
            </w:r>
            <w:r w:rsidR="00982234" w:rsidRPr="00B37713">
              <w:rPr>
                <w:b/>
                <w:bCs/>
              </w:rPr>
              <w:t>ish</w:t>
            </w:r>
            <w:r w:rsidR="00982234" w:rsidRPr="00B37713">
              <w:rPr>
                <w:b/>
              </w:rPr>
              <w:t xml:space="preserve"> farming can be used to supplement the fish stock</w:t>
            </w:r>
            <w:r w:rsidR="00ED7D2C" w:rsidRPr="00C7738F">
              <w:t xml:space="preserve"> (or offset the pressure on wild population)</w:t>
            </w:r>
          </w:p>
        </w:tc>
        <w:tc>
          <w:tcPr>
            <w:tcW w:w="4320" w:type="dxa"/>
            <w:vAlign w:val="center"/>
          </w:tcPr>
          <w:p w14:paraId="57820079" w14:textId="00333D54" w:rsidR="00437538" w:rsidRDefault="00A2304E">
            <w:r>
              <w:t xml:space="preserve">Students </w:t>
            </w:r>
            <w:r w:rsidR="00757E1E">
              <w:t>should</w:t>
            </w:r>
            <w:r>
              <w:t xml:space="preserve"> </w:t>
            </w:r>
            <w:r w:rsidR="00F709A3">
              <w:t>provide</w:t>
            </w:r>
            <w:r>
              <w:t xml:space="preserve"> </w:t>
            </w:r>
            <w:r w:rsidR="00757E1E">
              <w:t xml:space="preserve">an implication of their relationship </w:t>
            </w:r>
            <w:r w:rsidR="00BF7710">
              <w:t>described</w:t>
            </w:r>
            <w:r w:rsidR="00757E1E">
              <w:t xml:space="preserve"> in B</w:t>
            </w:r>
            <w:r w:rsidR="00437538">
              <w:t>.</w:t>
            </w:r>
          </w:p>
          <w:p w14:paraId="41C5A47C" w14:textId="77777777" w:rsidR="00437538" w:rsidRDefault="00437538"/>
          <w:p w14:paraId="60BEBED4" w14:textId="77777777" w:rsidR="000B59AF" w:rsidRDefault="00437538">
            <w:r>
              <w:t>The first two examples represent</w:t>
            </w:r>
            <w:r w:rsidR="00757E1E">
              <w:t xml:space="preserve"> the opposite relationship </w:t>
            </w:r>
            <w:r>
              <w:t xml:space="preserve">of the fish/fisher populations </w:t>
            </w:r>
            <w:r w:rsidR="00757E1E">
              <w:t>(i.e. inverse as opposed to direct</w:t>
            </w:r>
            <w:r w:rsidR="000B59AF">
              <w:t xml:space="preserve"> or vice versa).</w:t>
            </w:r>
          </w:p>
          <w:p w14:paraId="27EB08AD" w14:textId="77777777" w:rsidR="000B59AF" w:rsidRDefault="000B59AF"/>
          <w:p w14:paraId="32DE9355" w14:textId="2FB972FA" w:rsidR="00F514C4" w:rsidRDefault="00841BD9">
            <w:r>
              <w:t>The third and fourth examples represent</w:t>
            </w:r>
            <w:r w:rsidR="00757E1E">
              <w:t xml:space="preserve"> another intervention brought on by the change described in B.</w:t>
            </w:r>
          </w:p>
        </w:tc>
      </w:tr>
      <w:tr w:rsidR="00F514C4" w14:paraId="386E050B" w14:textId="77777777" w:rsidTr="3CC55C49">
        <w:trPr>
          <w:trHeight w:val="300"/>
        </w:trPr>
        <w:tc>
          <w:tcPr>
            <w:tcW w:w="535" w:type="dxa"/>
            <w:vMerge/>
          </w:tcPr>
          <w:p w14:paraId="0644EF7A" w14:textId="74989A29" w:rsidR="00F514C4" w:rsidRDefault="00F514C4" w:rsidP="00922B38">
            <w:pPr>
              <w:jc w:val="center"/>
            </w:pPr>
          </w:p>
        </w:tc>
        <w:tc>
          <w:tcPr>
            <w:tcW w:w="3780" w:type="dxa"/>
            <w:vAlign w:val="center"/>
          </w:tcPr>
          <w:p w14:paraId="2CF8961E" w14:textId="76F21F2E" w:rsidR="00F514C4" w:rsidRPr="000A6074" w:rsidRDefault="00F514C4" w:rsidP="6E9D0A09">
            <w:r>
              <w:rPr>
                <w:i/>
                <w:iCs/>
              </w:rPr>
              <w:t>Reinforcing Loop</w:t>
            </w:r>
            <w:r w:rsidR="00AF2A76" w:rsidRPr="000A6074">
              <w:t xml:space="preserve"> </w:t>
            </w:r>
            <w:r w:rsidR="005831A1" w:rsidRPr="000A6074">
              <w:t>–</w:t>
            </w:r>
            <w:r w:rsidR="00AF2A76" w:rsidRPr="000A6074">
              <w:t xml:space="preserve"> </w:t>
            </w:r>
            <w:r w:rsidR="005831A1" w:rsidRPr="000A6074">
              <w:t xml:space="preserve">students must </w:t>
            </w:r>
            <w:r w:rsidR="00A2304E">
              <w:t xml:space="preserve">elaborate on the direct relationship, </w:t>
            </w:r>
            <w:r w:rsidR="005831A1" w:rsidRPr="000A6074">
              <w:t xml:space="preserve">highlight a change </w:t>
            </w:r>
            <w:r w:rsidR="00BD03EA" w:rsidRPr="000A6074">
              <w:t>that maintains the catch (via effort, technology, etc</w:t>
            </w:r>
            <w:r w:rsidR="00DF1745">
              <w:t>.</w:t>
            </w:r>
            <w:r w:rsidR="00BD03EA" w:rsidRPr="000A6074">
              <w:t>)</w:t>
            </w:r>
            <w:r w:rsidR="00EC3D88" w:rsidRPr="000A6074">
              <w:t xml:space="preserve"> (</w:t>
            </w:r>
            <w:r w:rsidR="00EC3D88" w:rsidRPr="000A6074">
              <w:rPr>
                <w:b/>
              </w:rPr>
              <w:t>bolded</w:t>
            </w:r>
            <w:r w:rsidR="00EC3D88" w:rsidRPr="000A6074">
              <w:t>)</w:t>
            </w:r>
            <w:r w:rsidR="00BD03EA" w:rsidRPr="000A6074">
              <w:t>.</w:t>
            </w:r>
            <w:r w:rsidR="00DD6F73" w:rsidRPr="000A6074">
              <w:t xml:space="preserve"> The feedback is not established.</w:t>
            </w:r>
          </w:p>
        </w:tc>
        <w:tc>
          <w:tcPr>
            <w:tcW w:w="4860" w:type="dxa"/>
            <w:vAlign w:val="center"/>
          </w:tcPr>
          <w:p w14:paraId="4639B0CB" w14:textId="7E2A5DC3" w:rsidR="00F514C4" w:rsidRPr="00C7738F" w:rsidRDefault="00C67E45" w:rsidP="4E0537B6">
            <w:pPr>
              <w:pStyle w:val="ListParagraph"/>
              <w:numPr>
                <w:ilvl w:val="0"/>
                <w:numId w:val="8"/>
              </w:numPr>
              <w:ind w:left="390"/>
            </w:pPr>
            <w:r w:rsidRPr="00C7738F">
              <w:t xml:space="preserve">With fewer fish, fisher </w:t>
            </w:r>
            <w:r w:rsidRPr="00C7738F">
              <w:rPr>
                <w:b/>
              </w:rPr>
              <w:t>effort must increase</w:t>
            </w:r>
            <w:r w:rsidRPr="00C7738F">
              <w:t xml:space="preserve"> to continue to catch fish</w:t>
            </w:r>
            <w:r w:rsidR="00F85ABB">
              <w:t>.</w:t>
            </w:r>
          </w:p>
          <w:p w14:paraId="4156DC0D" w14:textId="3A5C050A" w:rsidR="00F514C4" w:rsidRPr="00C7738F" w:rsidRDefault="002E14D6" w:rsidP="4E0537B6">
            <w:pPr>
              <w:pStyle w:val="ListParagraph"/>
              <w:numPr>
                <w:ilvl w:val="0"/>
                <w:numId w:val="8"/>
              </w:numPr>
              <w:ind w:left="390"/>
            </w:pPr>
            <w:r w:rsidRPr="00C7738F">
              <w:t xml:space="preserve">With fewer fish, </w:t>
            </w:r>
            <w:r w:rsidRPr="00C7738F">
              <w:rPr>
                <w:b/>
                <w:bCs/>
              </w:rPr>
              <w:t>fishers use new technology</w:t>
            </w:r>
            <w:r w:rsidRPr="00C7738F">
              <w:t xml:space="preserve"> to </w:t>
            </w:r>
            <w:r w:rsidR="00A25C7B" w:rsidRPr="00C7738F">
              <w:t>continue to</w:t>
            </w:r>
            <w:r w:rsidRPr="00C7738F">
              <w:t xml:space="preserve"> catch</w:t>
            </w:r>
            <w:r w:rsidR="00A25C7B" w:rsidRPr="00C7738F">
              <w:t xml:space="preserve"> fish</w:t>
            </w:r>
            <w:r w:rsidR="00F85ABB">
              <w:t>.</w:t>
            </w:r>
          </w:p>
        </w:tc>
        <w:tc>
          <w:tcPr>
            <w:tcW w:w="4320" w:type="dxa"/>
            <w:vAlign w:val="center"/>
          </w:tcPr>
          <w:p w14:paraId="648AD974" w14:textId="20700A1E" w:rsidR="003652F7" w:rsidRDefault="003652F7" w:rsidP="003652F7">
            <w:r>
              <w:t xml:space="preserve">Students should </w:t>
            </w:r>
            <w:r w:rsidR="00F709A3">
              <w:t>provide</w:t>
            </w:r>
            <w:r>
              <w:t xml:space="preserve"> an implication of their relationship described in B.</w:t>
            </w:r>
          </w:p>
          <w:p w14:paraId="25A41B94" w14:textId="77777777" w:rsidR="00F514C4" w:rsidRDefault="00F514C4" w:rsidP="6E9D0A09"/>
          <w:p w14:paraId="725B92AE" w14:textId="3A797B0E" w:rsidR="00F709A3" w:rsidRDefault="00F709A3" w:rsidP="6E9D0A09">
            <w:r>
              <w:t xml:space="preserve">In these two examples, the fishers </w:t>
            </w:r>
            <w:r w:rsidR="006709EE">
              <w:t xml:space="preserve">make efforts to continue catching fish, which </w:t>
            </w:r>
            <w:r w:rsidR="00300672">
              <w:t>continues the</w:t>
            </w:r>
            <w:r w:rsidR="006709EE">
              <w:t xml:space="preserve"> decline of the fish population. </w:t>
            </w:r>
          </w:p>
        </w:tc>
      </w:tr>
    </w:tbl>
    <w:p w14:paraId="700C238A" w14:textId="77777777" w:rsidR="00E162EC" w:rsidRDefault="00E162EC">
      <w:r>
        <w:br w:type="page"/>
      </w:r>
    </w:p>
    <w:tbl>
      <w:tblPr>
        <w:tblStyle w:val="TableGrid"/>
        <w:tblW w:w="13495" w:type="dxa"/>
        <w:tblLook w:val="04A0" w:firstRow="1" w:lastRow="0" w:firstColumn="1" w:lastColumn="0" w:noHBand="0" w:noVBand="1"/>
      </w:tblPr>
      <w:tblGrid>
        <w:gridCol w:w="535"/>
        <w:gridCol w:w="3870"/>
        <w:gridCol w:w="4607"/>
        <w:gridCol w:w="4483"/>
      </w:tblGrid>
      <w:tr w:rsidR="00603F6E" w14:paraId="1D79C2A9" w14:textId="77777777" w:rsidTr="00C44169">
        <w:trPr>
          <w:trHeight w:val="300"/>
        </w:trPr>
        <w:tc>
          <w:tcPr>
            <w:tcW w:w="535" w:type="dxa"/>
            <w:vMerge w:val="restart"/>
            <w:vAlign w:val="center"/>
          </w:tcPr>
          <w:p w14:paraId="17F465A5" w14:textId="5307DF3E" w:rsidR="00603F6E" w:rsidRDefault="00603F6E" w:rsidP="00603F6E">
            <w:pPr>
              <w:jc w:val="center"/>
            </w:pPr>
            <w:r>
              <w:lastRenderedPageBreak/>
              <w:t>D</w:t>
            </w:r>
          </w:p>
        </w:tc>
        <w:tc>
          <w:tcPr>
            <w:tcW w:w="3870" w:type="dxa"/>
            <w:vAlign w:val="center"/>
          </w:tcPr>
          <w:p w14:paraId="325DC877" w14:textId="77777777" w:rsidR="008B4DBC" w:rsidRDefault="008B4DBC" w:rsidP="00A77E6E">
            <w:pPr>
              <w:rPr>
                <w:i/>
                <w:iCs/>
              </w:rPr>
            </w:pPr>
          </w:p>
          <w:p w14:paraId="046ED4F5" w14:textId="6AE1F444" w:rsidR="00DF6BA8" w:rsidRDefault="00603F6E" w:rsidP="00DF6BA8">
            <w:r w:rsidRPr="00F73E48">
              <w:rPr>
                <w:i/>
                <w:iCs/>
              </w:rPr>
              <w:t>Balancing Loop</w:t>
            </w:r>
            <w:r w:rsidR="00A77E6E">
              <w:rPr>
                <w:i/>
                <w:iCs/>
              </w:rPr>
              <w:t xml:space="preserve"> </w:t>
            </w:r>
            <w:r w:rsidR="009D62E6">
              <w:rPr>
                <w:i/>
                <w:iCs/>
              </w:rPr>
              <w:t xml:space="preserve">-  </w:t>
            </w:r>
            <w:r w:rsidR="00DF6BA8" w:rsidRPr="000A6074">
              <w:t xml:space="preserve">The answer </w:t>
            </w:r>
            <w:r w:rsidR="00DF6BA8" w:rsidRPr="00442A4A">
              <w:rPr>
                <w:u w:val="single"/>
              </w:rPr>
              <w:t>establishes the feedback</w:t>
            </w:r>
            <w:r w:rsidR="00DF6BA8" w:rsidRPr="000A6074">
              <w:t xml:space="preserve"> (</w:t>
            </w:r>
            <w:r w:rsidR="00DF6BA8" w:rsidRPr="000A6074">
              <w:rPr>
                <w:b/>
              </w:rPr>
              <w:t>bolded</w:t>
            </w:r>
            <w:r w:rsidR="00DF6BA8" w:rsidRPr="000A6074">
              <w:t xml:space="preserve">) by explaining the consequences of the fish and fisher relationship </w:t>
            </w:r>
            <w:r w:rsidR="00DF6BA8" w:rsidRPr="00CA7546">
              <w:rPr>
                <w:i/>
              </w:rPr>
              <w:t>over time</w:t>
            </w:r>
            <w:r w:rsidR="00DF6BA8" w:rsidRPr="000A6074">
              <w:t xml:space="preserve">. </w:t>
            </w:r>
          </w:p>
          <w:p w14:paraId="0A1B89CB" w14:textId="0408D8C0" w:rsidR="00603F6E" w:rsidRPr="000A6074" w:rsidRDefault="00603F6E" w:rsidP="481BDB18"/>
        </w:tc>
        <w:tc>
          <w:tcPr>
            <w:tcW w:w="4607" w:type="dxa"/>
            <w:vAlign w:val="center"/>
          </w:tcPr>
          <w:p w14:paraId="1B202435" w14:textId="1C956FDA" w:rsidR="00603F6E" w:rsidRDefault="00603F6E" w:rsidP="481BDB18">
            <w:pPr>
              <w:pStyle w:val="ListParagraph"/>
              <w:numPr>
                <w:ilvl w:val="0"/>
                <w:numId w:val="4"/>
              </w:numPr>
              <w:ind w:left="390"/>
              <w:rPr>
                <w:b/>
                <w:bCs/>
              </w:rPr>
            </w:pPr>
            <w:r>
              <w:t>When fishers catch fish, the fish population decreases. Since there are now less fish to catch, fewer people fish</w:t>
            </w:r>
            <w:r w:rsidRPr="481BDB18">
              <w:rPr>
                <w:b/>
                <w:bCs/>
              </w:rPr>
              <w:t>.</w:t>
            </w:r>
            <w:r>
              <w:t xml:space="preserve"> </w:t>
            </w:r>
            <w:r w:rsidRPr="481BDB18">
              <w:rPr>
                <w:b/>
                <w:bCs/>
              </w:rPr>
              <w:t>The reduction of fishers allows the fish population to rebound, and the cycle repeats itself.</w:t>
            </w:r>
          </w:p>
          <w:p w14:paraId="2CA81FD2" w14:textId="77777777" w:rsidR="00603F6E" w:rsidRDefault="00603F6E" w:rsidP="481BDB18">
            <w:pPr>
              <w:pStyle w:val="ListParagraph"/>
              <w:numPr>
                <w:ilvl w:val="0"/>
                <w:numId w:val="4"/>
              </w:numPr>
              <w:ind w:left="390"/>
            </w:pPr>
            <w:r>
              <w:t xml:space="preserve">When fishers catch fish, the fish population decreases. Since there are now less fish to catch, </w:t>
            </w:r>
            <w:r w:rsidRPr="003F0EB3">
              <w:t xml:space="preserve">regulations on fishers may be established to </w:t>
            </w:r>
            <w:r w:rsidRPr="481BDB18">
              <w:rPr>
                <w:b/>
                <w:bCs/>
              </w:rPr>
              <w:t>maintain</w:t>
            </w:r>
            <w:r w:rsidRPr="00DE432D">
              <w:rPr>
                <w:b/>
              </w:rPr>
              <w:t xml:space="preserve"> a stable fish population</w:t>
            </w:r>
            <w:r w:rsidRPr="003F0EB3">
              <w:t>.</w:t>
            </w:r>
          </w:p>
          <w:p w14:paraId="40124354" w14:textId="5D92DC03" w:rsidR="00603F6E" w:rsidRPr="00D55813" w:rsidRDefault="000F203B" w:rsidP="481BDB18">
            <w:pPr>
              <w:pStyle w:val="ListParagraph"/>
              <w:numPr>
                <w:ilvl w:val="0"/>
                <w:numId w:val="4"/>
              </w:numPr>
              <w:ind w:left="390"/>
              <w:rPr>
                <w:b/>
              </w:rPr>
            </w:pPr>
            <w:r>
              <w:t xml:space="preserve">If fishers overfish and deplete the fish population, fish farming can be used to supplement the fish stock (or offset the pressure on wild population) </w:t>
            </w:r>
            <w:r w:rsidRPr="003F0EB3">
              <w:t xml:space="preserve">to </w:t>
            </w:r>
            <w:r w:rsidRPr="003F0EB3">
              <w:rPr>
                <w:b/>
                <w:bCs/>
              </w:rPr>
              <w:t>maintain</w:t>
            </w:r>
            <w:r w:rsidRPr="00DE432D">
              <w:rPr>
                <w:b/>
              </w:rPr>
              <w:t xml:space="preserve"> a stable fish population</w:t>
            </w:r>
            <w:r w:rsidRPr="003F0EB3">
              <w:t>.</w:t>
            </w:r>
          </w:p>
        </w:tc>
        <w:tc>
          <w:tcPr>
            <w:tcW w:w="4483" w:type="dxa"/>
            <w:vAlign w:val="center"/>
          </w:tcPr>
          <w:p w14:paraId="612237A4" w14:textId="3831E565" w:rsidR="00603F6E" w:rsidRDefault="00603F6E">
            <w:r>
              <w:t xml:space="preserve">The </w:t>
            </w:r>
            <w:r w:rsidR="00060DB9">
              <w:t>first</w:t>
            </w:r>
            <w:r>
              <w:t xml:space="preserve"> example is more of a traditional balancing feedback loop</w:t>
            </w:r>
            <w:r w:rsidR="00741924">
              <w:t xml:space="preserve"> of the predator-prey relationship</w:t>
            </w:r>
            <w:r>
              <w:t>.</w:t>
            </w:r>
          </w:p>
          <w:p w14:paraId="78E5F94C" w14:textId="77777777" w:rsidR="00603F6E" w:rsidRDefault="00603F6E"/>
          <w:p w14:paraId="673CCAD1" w14:textId="77777777" w:rsidR="00603F6E" w:rsidRDefault="00603F6E">
            <w:r>
              <w:t xml:space="preserve">The </w:t>
            </w:r>
            <w:r w:rsidR="00060DB9">
              <w:t>second</w:t>
            </w:r>
            <w:r>
              <w:t xml:space="preserve"> example is also a balancing loop – a regulatory way to keep the population stable (versus fisher population changing in response to the number of fish there are).</w:t>
            </w:r>
          </w:p>
          <w:p w14:paraId="040F0D00" w14:textId="77777777" w:rsidR="00DB48BA" w:rsidRDefault="00DB48BA"/>
          <w:p w14:paraId="0FA31737" w14:textId="6146BDFE" w:rsidR="00603F6E" w:rsidRDefault="00DB48BA">
            <w:commentRangeStart w:id="4"/>
            <w:commentRangeStart w:id="5"/>
            <w:commentRangeStart w:id="6"/>
            <w:r>
              <w:t xml:space="preserve">Overall, the balancing feedback loop should indicate </w:t>
            </w:r>
            <w:r w:rsidRPr="1B33539B">
              <w:rPr>
                <w:b/>
              </w:rPr>
              <w:t>long-term stability</w:t>
            </w:r>
            <w:r>
              <w:t>, either through a predator-prey relationship or through some other intervention (e.g. regulation) to maintain a population of fish and fishers.</w:t>
            </w:r>
            <w:commentRangeEnd w:id="4"/>
            <w:r w:rsidR="00DF6BA8">
              <w:rPr>
                <w:rStyle w:val="CommentReference"/>
              </w:rPr>
              <w:commentReference w:id="4"/>
            </w:r>
            <w:commentRangeEnd w:id="5"/>
            <w:r w:rsidR="001D4B5E">
              <w:rPr>
                <w:rStyle w:val="CommentReference"/>
              </w:rPr>
              <w:commentReference w:id="5"/>
            </w:r>
            <w:commentRangeEnd w:id="6"/>
            <w:r w:rsidR="00196D2D">
              <w:rPr>
                <w:rStyle w:val="CommentReference"/>
              </w:rPr>
              <w:commentReference w:id="6"/>
            </w:r>
          </w:p>
        </w:tc>
      </w:tr>
      <w:tr w:rsidR="00603F6E" w14:paraId="63BA26FB" w14:textId="77777777" w:rsidTr="00C44169">
        <w:trPr>
          <w:trHeight w:val="300"/>
        </w:trPr>
        <w:tc>
          <w:tcPr>
            <w:tcW w:w="535" w:type="dxa"/>
            <w:vMerge/>
          </w:tcPr>
          <w:p w14:paraId="35D7068A" w14:textId="4F557CCF" w:rsidR="00603F6E" w:rsidRDefault="00603F6E" w:rsidP="00C942B7">
            <w:pPr>
              <w:jc w:val="center"/>
            </w:pPr>
          </w:p>
        </w:tc>
        <w:tc>
          <w:tcPr>
            <w:tcW w:w="3870" w:type="dxa"/>
            <w:vAlign w:val="center"/>
          </w:tcPr>
          <w:p w14:paraId="0CF9A56C" w14:textId="3C4C6963" w:rsidR="00D55813" w:rsidRDefault="00DF6BA8" w:rsidP="00D55813">
            <w:r>
              <w:rPr>
                <w:i/>
                <w:iCs/>
              </w:rPr>
              <w:t>Reinforcing Loop</w:t>
            </w:r>
            <w:r w:rsidRPr="000A6074">
              <w:t xml:space="preserve"> </w:t>
            </w:r>
            <w:r w:rsidR="009D62E6">
              <w:t xml:space="preserve">- </w:t>
            </w:r>
            <w:r w:rsidR="00D55813" w:rsidRPr="000A6074">
              <w:t xml:space="preserve">The answer </w:t>
            </w:r>
            <w:r w:rsidR="00D55813" w:rsidRPr="00442A4A">
              <w:rPr>
                <w:u w:val="single"/>
              </w:rPr>
              <w:t>establishes the feedback</w:t>
            </w:r>
            <w:r w:rsidR="00D55813" w:rsidRPr="000A6074">
              <w:t xml:space="preserve"> (</w:t>
            </w:r>
            <w:r w:rsidR="00D55813" w:rsidRPr="000A6074">
              <w:rPr>
                <w:b/>
                <w:bCs/>
              </w:rPr>
              <w:t>bolded</w:t>
            </w:r>
            <w:r w:rsidR="00D55813" w:rsidRPr="000A6074">
              <w:t xml:space="preserve">) by explaining the consequences of the fish and fisher relationship </w:t>
            </w:r>
            <w:r w:rsidR="00D55813" w:rsidRPr="00CA7546">
              <w:rPr>
                <w:i/>
                <w:iCs/>
              </w:rPr>
              <w:t>over time</w:t>
            </w:r>
            <w:r w:rsidR="00D55813" w:rsidRPr="000A6074">
              <w:t xml:space="preserve">. </w:t>
            </w:r>
          </w:p>
          <w:p w14:paraId="61A04773" w14:textId="3F8F576C" w:rsidR="00603F6E" w:rsidRDefault="00603F6E" w:rsidP="6E9D0A09">
            <w:pPr>
              <w:rPr>
                <w:i/>
                <w:iCs/>
              </w:rPr>
            </w:pPr>
          </w:p>
        </w:tc>
        <w:tc>
          <w:tcPr>
            <w:tcW w:w="4607" w:type="dxa"/>
            <w:vAlign w:val="center"/>
          </w:tcPr>
          <w:p w14:paraId="37489C58" w14:textId="346A6910" w:rsidR="00603F6E" w:rsidRPr="009C2BC6" w:rsidRDefault="00E1605A" w:rsidP="004E2D51">
            <w:pPr>
              <w:pStyle w:val="ListParagraph"/>
              <w:numPr>
                <w:ilvl w:val="0"/>
                <w:numId w:val="4"/>
              </w:numPr>
              <w:ind w:left="390"/>
              <w:rPr>
                <w:b/>
              </w:rPr>
            </w:pPr>
            <w:r w:rsidRPr="00E1605A">
              <w:t>When fishers catch fish, the fish population decreases. Even though there are now less fish to catch, </w:t>
            </w:r>
            <w:r w:rsidRPr="00E1605A">
              <w:rPr>
                <w:b/>
                <w:bCs/>
              </w:rPr>
              <w:t>fishers must increase their efforts (or use new technologies) to continue catching fish</w:t>
            </w:r>
            <w:r w:rsidR="003D6A93">
              <w:rPr>
                <w:b/>
                <w:bCs/>
              </w:rPr>
              <w:t>.</w:t>
            </w:r>
            <w:r w:rsidRPr="00E1605A">
              <w:rPr>
                <w:b/>
                <w:bCs/>
              </w:rPr>
              <w:t xml:space="preserve"> This will likely cause the fishery to be unsustainably overfished</w:t>
            </w:r>
            <w:r w:rsidR="00242DD7">
              <w:rPr>
                <w:b/>
                <w:bCs/>
              </w:rPr>
              <w:t>.</w:t>
            </w:r>
          </w:p>
        </w:tc>
        <w:tc>
          <w:tcPr>
            <w:tcW w:w="4483" w:type="dxa"/>
            <w:vAlign w:val="center"/>
          </w:tcPr>
          <w:p w14:paraId="5F35DD65" w14:textId="2461E953" w:rsidR="009D18DF" w:rsidRDefault="00513021" w:rsidP="009D18DF">
            <w:r>
              <w:t>In this example</w:t>
            </w:r>
            <w:r w:rsidR="009D18DF">
              <w:t xml:space="preserve"> fishers keep fishing, the fish population keeps declining, and this eventually results in the destruction of the fishery</w:t>
            </w:r>
            <w:r w:rsidR="00562EC6">
              <w:t xml:space="preserve"> (so, either the fish all die </w:t>
            </w:r>
            <w:r w:rsidR="00A3776B">
              <w:t>and/</w:t>
            </w:r>
            <w:r w:rsidR="00562EC6">
              <w:t>or the fishers all quit)</w:t>
            </w:r>
            <w:r w:rsidR="009D18DF">
              <w:t>.</w:t>
            </w:r>
            <w:r w:rsidR="00385D03">
              <w:t xml:space="preserve"> </w:t>
            </w:r>
            <w:commentRangeStart w:id="7"/>
            <w:r w:rsidR="00385D03">
              <w:t>As above, the important point is that the answer establishes the long</w:t>
            </w:r>
            <w:r w:rsidR="001D4B5E">
              <w:t>-</w:t>
            </w:r>
            <w:r w:rsidR="00385D03">
              <w:t xml:space="preserve">term </w:t>
            </w:r>
            <w:r w:rsidR="00C17F7B">
              <w:t>consequences for the loop.</w:t>
            </w:r>
            <w:commentRangeEnd w:id="7"/>
            <w:r w:rsidR="00C17F7B">
              <w:rPr>
                <w:rStyle w:val="CommentReference"/>
              </w:rPr>
              <w:commentReference w:id="7"/>
            </w:r>
          </w:p>
          <w:p w14:paraId="67597181" w14:textId="77777777" w:rsidR="004453BD" w:rsidRDefault="004453BD" w:rsidP="009D18DF"/>
          <w:p w14:paraId="50E35E89" w14:textId="2AA08DF3" w:rsidR="00603F6E" w:rsidRDefault="004453BD" w:rsidP="6E9D0A09">
            <w:r>
              <w:t>They may refer to the Tragedy of the Commons, but they don’t have to. And if they just refer to Tragedy of the Commons without explaining the context, they do NOT get the point.</w:t>
            </w:r>
          </w:p>
        </w:tc>
      </w:tr>
    </w:tbl>
    <w:p w14:paraId="37C848C0" w14:textId="77777777" w:rsidR="009B715D" w:rsidRDefault="009B715D">
      <w:r>
        <w:br w:type="page"/>
      </w:r>
    </w:p>
    <w:tbl>
      <w:tblPr>
        <w:tblStyle w:val="TableGrid"/>
        <w:tblW w:w="13585" w:type="dxa"/>
        <w:tblLook w:val="04A0" w:firstRow="1" w:lastRow="0" w:firstColumn="1" w:lastColumn="0" w:noHBand="0" w:noVBand="1"/>
      </w:tblPr>
      <w:tblGrid>
        <w:gridCol w:w="625"/>
        <w:gridCol w:w="3780"/>
        <w:gridCol w:w="4770"/>
        <w:gridCol w:w="4410"/>
      </w:tblGrid>
      <w:tr w:rsidR="481BDB18" w14:paraId="05F828BE" w14:textId="77777777" w:rsidTr="3CC55C49">
        <w:trPr>
          <w:trHeight w:val="300"/>
        </w:trPr>
        <w:tc>
          <w:tcPr>
            <w:tcW w:w="13585" w:type="dxa"/>
            <w:gridSpan w:val="4"/>
          </w:tcPr>
          <w:p w14:paraId="2728E923" w14:textId="77777777" w:rsidR="481BDB18" w:rsidRDefault="481BDB18" w:rsidP="481BDB18">
            <w:pPr>
              <w:jc w:val="center"/>
              <w:rPr>
                <w:rFonts w:ascii="Times New Roman (Body Asian)" w:hAnsi="Times New Roman (Body Asian)" w:cs="Times New Roman (Body CS)" w:hint="eastAsia"/>
                <w:b/>
                <w:bCs/>
              </w:rPr>
            </w:pPr>
            <w:r w:rsidRPr="481BDB18">
              <w:rPr>
                <w:rFonts w:cs="Times New Roman (Body CS)"/>
                <w:b/>
                <w:bCs/>
                <w:caps/>
              </w:rPr>
              <w:lastRenderedPageBreak/>
              <w:t xml:space="preserve">POSSIBLE systemS ELEMENTS points (2 </w:t>
            </w:r>
            <w:r w:rsidRPr="481BDB18">
              <w:rPr>
                <w:rFonts w:cs="Times New Roman (Body CS)"/>
                <w:b/>
                <w:bCs/>
              </w:rPr>
              <w:t>points</w:t>
            </w:r>
            <w:r w:rsidRPr="481BDB18">
              <w:rPr>
                <w:rFonts w:ascii="Times New Roman (Body Asian)" w:hAnsi="Times New Roman (Body Asian)" w:cs="Times New Roman (Body CS)"/>
                <w:b/>
                <w:bCs/>
              </w:rPr>
              <w:t>)</w:t>
            </w:r>
          </w:p>
          <w:p w14:paraId="3A8722F7" w14:textId="0A7805B4" w:rsidR="481BDB18" w:rsidRDefault="481BDB18" w:rsidP="481BDB18">
            <w:pPr>
              <w:jc w:val="center"/>
              <w:rPr>
                <w:rFonts w:cs="Times New Roman (Body CS)"/>
                <w:b/>
                <w:bCs/>
              </w:rPr>
            </w:pPr>
            <w:r w:rsidRPr="481BDB18">
              <w:rPr>
                <w:b/>
                <w:bCs/>
              </w:rPr>
              <w:t xml:space="preserve">These points should be sequentially awarded. If a response earns point </w:t>
            </w:r>
            <w:del w:id="8" w:author="Vikki Rodgers (She/Her)" w:date="2025-08-14T17:12:00Z">
              <w:r w:rsidRPr="481BDB18">
                <w:rPr>
                  <w:b/>
                  <w:bCs/>
                </w:rPr>
                <w:delText>B</w:delText>
              </w:r>
            </w:del>
            <w:ins w:id="9" w:author="Vikki Rodgers (She/Her)" w:date="2025-08-14T17:12:00Z">
              <w:r w:rsidR="7AB925C9" w:rsidRPr="1B33539B">
                <w:rPr>
                  <w:b/>
                  <w:bCs/>
                </w:rPr>
                <w:t>F</w:t>
              </w:r>
            </w:ins>
            <w:r w:rsidRPr="481BDB18">
              <w:rPr>
                <w:b/>
                <w:bCs/>
              </w:rPr>
              <w:t xml:space="preserve">, they should be awarded point </w:t>
            </w:r>
            <w:del w:id="10" w:author="Vikki Rodgers (She/Her)" w:date="2025-08-14T17:12:00Z">
              <w:r w:rsidRPr="481BDB18">
                <w:rPr>
                  <w:b/>
                  <w:bCs/>
                </w:rPr>
                <w:delText>A</w:delText>
              </w:r>
            </w:del>
            <w:ins w:id="11" w:author="Vikki Rodgers (She/Her)" w:date="2025-08-14T17:12:00Z">
              <w:r w:rsidR="2DEAC065" w:rsidRPr="1B33539B">
                <w:rPr>
                  <w:b/>
                  <w:bCs/>
                </w:rPr>
                <w:t>E</w:t>
              </w:r>
            </w:ins>
            <w:r w:rsidRPr="481BDB18">
              <w:rPr>
                <w:b/>
                <w:bCs/>
              </w:rPr>
              <w:t>.</w:t>
            </w:r>
          </w:p>
        </w:tc>
      </w:tr>
      <w:tr w:rsidR="481BDB18" w14:paraId="61884EC9" w14:textId="77777777" w:rsidTr="3CC55C49">
        <w:trPr>
          <w:trHeight w:val="300"/>
        </w:trPr>
        <w:tc>
          <w:tcPr>
            <w:tcW w:w="625" w:type="dxa"/>
            <w:shd w:val="clear" w:color="auto" w:fill="000000" w:themeFill="text1"/>
          </w:tcPr>
          <w:p w14:paraId="5CC7D49A" w14:textId="77777777" w:rsidR="481BDB18" w:rsidRDefault="481BDB18" w:rsidP="481BDB18">
            <w:pPr>
              <w:jc w:val="center"/>
              <w:rPr>
                <w:b/>
                <w:bCs/>
              </w:rPr>
            </w:pPr>
          </w:p>
        </w:tc>
        <w:tc>
          <w:tcPr>
            <w:tcW w:w="3780" w:type="dxa"/>
          </w:tcPr>
          <w:p w14:paraId="78F8C610" w14:textId="4DF9DA72" w:rsidR="481BDB18" w:rsidRDefault="481BDB18" w:rsidP="481BDB18">
            <w:pPr>
              <w:jc w:val="center"/>
              <w:rPr>
                <w:b/>
                <w:bCs/>
              </w:rPr>
            </w:pPr>
            <w:r w:rsidRPr="481BDB18">
              <w:rPr>
                <w:b/>
                <w:bCs/>
              </w:rPr>
              <w:t>Possible Grading Point</w:t>
            </w:r>
          </w:p>
        </w:tc>
        <w:tc>
          <w:tcPr>
            <w:tcW w:w="4770" w:type="dxa"/>
          </w:tcPr>
          <w:p w14:paraId="7824C767" w14:textId="3FB0E94F" w:rsidR="481BDB18" w:rsidRDefault="481BDB18" w:rsidP="481BDB18">
            <w:pPr>
              <w:jc w:val="center"/>
              <w:rPr>
                <w:b/>
                <w:bCs/>
              </w:rPr>
            </w:pPr>
            <w:r w:rsidRPr="481BDB18">
              <w:rPr>
                <w:b/>
                <w:bCs/>
              </w:rPr>
              <w:t>Examples</w:t>
            </w:r>
          </w:p>
        </w:tc>
        <w:tc>
          <w:tcPr>
            <w:tcW w:w="4410" w:type="dxa"/>
          </w:tcPr>
          <w:p w14:paraId="58D65451" w14:textId="53FEA2C0" w:rsidR="481BDB18" w:rsidRDefault="481BDB18" w:rsidP="481BDB18">
            <w:pPr>
              <w:jc w:val="center"/>
              <w:rPr>
                <w:b/>
                <w:bCs/>
              </w:rPr>
            </w:pPr>
            <w:r w:rsidRPr="481BDB18">
              <w:rPr>
                <w:b/>
                <w:bCs/>
              </w:rPr>
              <w:t>Comments</w:t>
            </w:r>
          </w:p>
        </w:tc>
      </w:tr>
      <w:tr w:rsidR="481BDB18" w14:paraId="58FEC38A" w14:textId="77777777" w:rsidTr="3CC55C49">
        <w:trPr>
          <w:trHeight w:val="300"/>
        </w:trPr>
        <w:tc>
          <w:tcPr>
            <w:tcW w:w="625" w:type="dxa"/>
            <w:vAlign w:val="center"/>
          </w:tcPr>
          <w:p w14:paraId="277163FE" w14:textId="51FB098E" w:rsidR="481BDB18" w:rsidRDefault="481BDB18" w:rsidP="481BDB18">
            <w:pPr>
              <w:rPr>
                <w:i/>
                <w:iCs/>
              </w:rPr>
            </w:pPr>
            <w:r>
              <w:t>E</w:t>
            </w:r>
          </w:p>
        </w:tc>
        <w:tc>
          <w:tcPr>
            <w:tcW w:w="3780" w:type="dxa"/>
            <w:vAlign w:val="center"/>
          </w:tcPr>
          <w:p w14:paraId="1D1424EA" w14:textId="45F42F45" w:rsidR="481BDB18" w:rsidRDefault="481BDB18" w:rsidP="481BDB18">
            <w:pPr>
              <w:rPr>
                <w:i/>
                <w:iCs/>
              </w:rPr>
            </w:pPr>
            <w:r w:rsidRPr="481BDB18">
              <w:rPr>
                <w:i/>
                <w:iCs/>
              </w:rPr>
              <w:t xml:space="preserve">Answer includes system elements </w:t>
            </w:r>
            <w:r w:rsidRPr="481BDB18">
              <w:rPr>
                <w:b/>
                <w:bCs/>
                <w:i/>
                <w:iCs/>
              </w:rPr>
              <w:t>outside</w:t>
            </w:r>
            <w:r w:rsidRPr="481BDB18">
              <w:rPr>
                <w:i/>
                <w:iCs/>
              </w:rPr>
              <w:t xml:space="preserve"> of the fishers and fish (</w:t>
            </w:r>
            <w:r w:rsidRPr="481BDB18">
              <w:rPr>
                <w:b/>
                <w:bCs/>
                <w:i/>
                <w:iCs/>
              </w:rPr>
              <w:t>bolded</w:t>
            </w:r>
            <w:r w:rsidRPr="009D1C49">
              <w:rPr>
                <w:i/>
              </w:rPr>
              <w:t>)</w:t>
            </w:r>
            <w:r w:rsidRPr="481BDB18">
              <w:rPr>
                <w:i/>
                <w:iCs/>
              </w:rPr>
              <w:t>.</w:t>
            </w:r>
          </w:p>
        </w:tc>
        <w:tc>
          <w:tcPr>
            <w:tcW w:w="4770" w:type="dxa"/>
            <w:vAlign w:val="center"/>
          </w:tcPr>
          <w:p w14:paraId="256660F4" w14:textId="1E59612C" w:rsidR="481BDB18" w:rsidRDefault="481BDB18" w:rsidP="481BDB18">
            <w:pPr>
              <w:pStyle w:val="ListParagraph"/>
              <w:numPr>
                <w:ilvl w:val="0"/>
                <w:numId w:val="4"/>
              </w:numPr>
              <w:ind w:left="390"/>
            </w:pPr>
            <w:r>
              <w:t xml:space="preserve">“They are dependent on fish as </w:t>
            </w:r>
            <w:r w:rsidR="4C3C206A">
              <w:t>it's</w:t>
            </w:r>
            <w:r>
              <w:t xml:space="preserve"> their source of </w:t>
            </w:r>
            <w:r w:rsidRPr="481BDB18">
              <w:rPr>
                <w:b/>
                <w:bCs/>
              </w:rPr>
              <w:t>livelihood</w:t>
            </w:r>
            <w:r>
              <w:t xml:space="preserve">.” </w:t>
            </w:r>
          </w:p>
          <w:p w14:paraId="141C85C6" w14:textId="701BBF15" w:rsidR="481BDB18" w:rsidRDefault="481BDB18" w:rsidP="481BDB18">
            <w:pPr>
              <w:pStyle w:val="ListParagraph"/>
              <w:numPr>
                <w:ilvl w:val="0"/>
                <w:numId w:val="4"/>
              </w:numPr>
              <w:ind w:left="390"/>
              <w:rPr>
                <w:b/>
                <w:bCs/>
              </w:rPr>
            </w:pPr>
            <w:r>
              <w:t xml:space="preserve">“Fish get caught by fishers which in most cases means they are used for </w:t>
            </w:r>
            <w:r w:rsidRPr="481BDB18">
              <w:rPr>
                <w:b/>
                <w:bCs/>
              </w:rPr>
              <w:t>food for human consumption or made into food products.”</w:t>
            </w:r>
          </w:p>
          <w:p w14:paraId="13F44891" w14:textId="54F4532E" w:rsidR="481BDB18" w:rsidRDefault="481BDB18" w:rsidP="481BDB18">
            <w:pPr>
              <w:pStyle w:val="ListParagraph"/>
              <w:numPr>
                <w:ilvl w:val="0"/>
                <w:numId w:val="4"/>
              </w:numPr>
              <w:ind w:left="390"/>
            </w:pPr>
            <w:r>
              <w:t xml:space="preserve">“Overfishing is a huge problem that has been caused by many factors such as the </w:t>
            </w:r>
            <w:r w:rsidRPr="481BDB18">
              <w:rPr>
                <w:b/>
                <w:bCs/>
              </w:rPr>
              <w:t>ease of catching fish now vs 100 years in the past</w:t>
            </w:r>
            <w:r>
              <w:t>.”</w:t>
            </w:r>
          </w:p>
          <w:p w14:paraId="1548D664" w14:textId="7AD25C09" w:rsidR="481BDB18" w:rsidRDefault="481BDB18" w:rsidP="481BDB18">
            <w:pPr>
              <w:pStyle w:val="ListParagraph"/>
              <w:numPr>
                <w:ilvl w:val="0"/>
                <w:numId w:val="4"/>
              </w:numPr>
              <w:ind w:left="390"/>
            </w:pPr>
            <w:r>
              <w:t xml:space="preserve">“The area becomes overfished, and the fish population drastically decreases </w:t>
            </w:r>
            <w:r w:rsidRPr="481BDB18">
              <w:rPr>
                <w:b/>
                <w:bCs/>
              </w:rPr>
              <w:t>leading to famine and less people in the community</w:t>
            </w:r>
            <w:r>
              <w:t>.”</w:t>
            </w:r>
          </w:p>
          <w:p w14:paraId="7DE3D087" w14:textId="46FA4D2D" w:rsidR="481BDB18" w:rsidRDefault="481BDB18" w:rsidP="481BDB18">
            <w:pPr>
              <w:pStyle w:val="ListParagraph"/>
              <w:numPr>
                <w:ilvl w:val="0"/>
                <w:numId w:val="4"/>
              </w:numPr>
              <w:ind w:left="390"/>
            </w:pPr>
            <w:r w:rsidRPr="481BDB18">
              <w:rPr>
                <w:color w:val="242424"/>
              </w:rPr>
              <w:t xml:space="preserve">“The fish population increases over time because there are </w:t>
            </w:r>
            <w:r w:rsidRPr="481BDB18">
              <w:rPr>
                <w:b/>
                <w:bCs/>
                <w:color w:val="242424"/>
              </w:rPr>
              <w:t>certain seasons in which one can keep the fish</w:t>
            </w:r>
            <w:r w:rsidRPr="481BDB18">
              <w:rPr>
                <w:color w:val="242424"/>
              </w:rPr>
              <w:t>.”</w:t>
            </w:r>
          </w:p>
          <w:p w14:paraId="748D7890" w14:textId="55FD0F62" w:rsidR="481BDB18" w:rsidRDefault="481BDB18" w:rsidP="481BDB18">
            <w:pPr>
              <w:pStyle w:val="ListParagraph"/>
              <w:numPr>
                <w:ilvl w:val="0"/>
                <w:numId w:val="4"/>
              </w:numPr>
              <w:ind w:left="390"/>
            </w:pPr>
            <w:r>
              <w:t xml:space="preserve">“Historically, the fish caught were a main source of food but </w:t>
            </w:r>
            <w:r w:rsidRPr="481BDB18">
              <w:rPr>
                <w:b/>
                <w:bCs/>
              </w:rPr>
              <w:t>now fishing has become a leisure sport</w:t>
            </w:r>
            <w:r>
              <w:t>.”</w:t>
            </w:r>
          </w:p>
          <w:p w14:paraId="26E3C412" w14:textId="77777777" w:rsidR="481BDB18" w:rsidRDefault="481BDB18" w:rsidP="481BDB18">
            <w:pPr>
              <w:pStyle w:val="ListParagraph"/>
              <w:numPr>
                <w:ilvl w:val="0"/>
                <w:numId w:val="4"/>
              </w:numPr>
              <w:ind w:left="390"/>
            </w:pPr>
            <w:r>
              <w:t xml:space="preserve">“Overfishing can </w:t>
            </w:r>
            <w:r w:rsidRPr="481BDB18">
              <w:rPr>
                <w:b/>
                <w:bCs/>
              </w:rPr>
              <w:t>damage the ocean ecosystem</w:t>
            </w:r>
            <w:r>
              <w:t>.”</w:t>
            </w:r>
          </w:p>
          <w:p w14:paraId="0741B395" w14:textId="7A00E1B9" w:rsidR="481BDB18" w:rsidRDefault="008360E3" w:rsidP="481BDB18">
            <w:pPr>
              <w:pStyle w:val="ListParagraph"/>
              <w:numPr>
                <w:ilvl w:val="0"/>
                <w:numId w:val="4"/>
              </w:numPr>
              <w:ind w:left="390"/>
            </w:pPr>
            <w:r w:rsidRPr="00D442F3">
              <w:rPr>
                <w:b/>
              </w:rPr>
              <w:t xml:space="preserve">Pollution </w:t>
            </w:r>
            <w:r w:rsidR="00C34A8D" w:rsidRPr="00D442F3">
              <w:rPr>
                <w:b/>
              </w:rPr>
              <w:t>or climate change</w:t>
            </w:r>
            <w:r w:rsidR="00C34A8D">
              <w:t xml:space="preserve"> could impact the fish</w:t>
            </w:r>
            <w:r w:rsidR="00F674B7">
              <w:t xml:space="preserve"> population.</w:t>
            </w:r>
          </w:p>
        </w:tc>
        <w:tc>
          <w:tcPr>
            <w:tcW w:w="4410" w:type="dxa"/>
            <w:vAlign w:val="center"/>
          </w:tcPr>
          <w:p w14:paraId="4E587B74" w14:textId="77777777" w:rsidR="481BDB18" w:rsidRDefault="481BDB18">
            <w:r>
              <w:t xml:space="preserve">For this point, students need only </w:t>
            </w:r>
            <w:r w:rsidRPr="481BDB18">
              <w:rPr>
                <w:b/>
                <w:bCs/>
              </w:rPr>
              <w:t>mention</w:t>
            </w:r>
            <w:r>
              <w:t xml:space="preserve"> that there are </w:t>
            </w:r>
            <w:r w:rsidRPr="481BDB18">
              <w:rPr>
                <w:b/>
                <w:bCs/>
              </w:rPr>
              <w:t>other</w:t>
            </w:r>
            <w:r>
              <w:t xml:space="preserve"> connected systems, including but not limited to ecosystems, economic systems, governmental systems, or ecosystems.</w:t>
            </w:r>
          </w:p>
          <w:p w14:paraId="17DE0EF3" w14:textId="77777777" w:rsidR="481BDB18" w:rsidRDefault="481BDB18"/>
          <w:p w14:paraId="6793BBBB" w14:textId="4E6F2C9A" w:rsidR="481BDB18" w:rsidRDefault="481BDB18">
            <w:r>
              <w:t>Please note that responses such as “These fish act as a food source for fishers” or “Fishermen kill fish to eat them” or “Fishers depend on fish for food</w:t>
            </w:r>
            <w:r w:rsidR="463193D8">
              <w:t xml:space="preserve"> for themselves</w:t>
            </w:r>
            <w:r>
              <w:t xml:space="preserve">” do not earn the systems point because they’re </w:t>
            </w:r>
            <w:r w:rsidR="09F87DE4">
              <w:t>focusing on</w:t>
            </w:r>
            <w:r>
              <w:t xml:space="preserve"> fishers </w:t>
            </w:r>
            <w:r w:rsidR="09F87DE4">
              <w:t>feeding themselves only, not the broader population</w:t>
            </w:r>
            <w:r w:rsidR="7EBC5C4D">
              <w:t>.</w:t>
            </w:r>
            <w:r>
              <w:t xml:space="preserve"> Alternatively, the use of the word </w:t>
            </w:r>
            <w:r w:rsidRPr="481BDB18">
              <w:rPr>
                <w:b/>
                <w:bCs/>
              </w:rPr>
              <w:t>livelihood</w:t>
            </w:r>
            <w:r>
              <w:t xml:space="preserve"> or explanation that they sell the fish for </w:t>
            </w:r>
            <w:r w:rsidRPr="481BDB18">
              <w:rPr>
                <w:b/>
                <w:bCs/>
              </w:rPr>
              <w:t>money</w:t>
            </w:r>
            <w:r>
              <w:t xml:space="preserve"> or for general human consumption extends the relationship (i.e. counts for the point). </w:t>
            </w:r>
          </w:p>
          <w:p w14:paraId="331090EB" w14:textId="77777777" w:rsidR="481BDB18" w:rsidRDefault="481BDB18"/>
          <w:p w14:paraId="3368110B" w14:textId="77777777" w:rsidR="481BDB18" w:rsidRDefault="481BDB18">
            <w:r>
              <w:t xml:space="preserve">Similarly, just discussing reproduction (only as it relates to maintaining their population because of overfishing) or impacting only the fishes’ ecosystem does </w:t>
            </w:r>
            <w:r w:rsidRPr="481BDB18">
              <w:rPr>
                <w:b/>
                <w:bCs/>
              </w:rPr>
              <w:t>not</w:t>
            </w:r>
            <w:r>
              <w:t xml:space="preserve"> extend the relationship.</w:t>
            </w:r>
          </w:p>
          <w:p w14:paraId="76486284" w14:textId="77777777" w:rsidR="000228C9" w:rsidRDefault="000228C9"/>
          <w:p w14:paraId="5E81FC6F" w14:textId="6F3B871D" w:rsidR="000228C9" w:rsidRDefault="000228C9">
            <w:r>
              <w:t xml:space="preserve">The last example highlights how </w:t>
            </w:r>
            <w:r w:rsidR="004C4583">
              <w:t>a factor outside of the fishers directly affects the fish population.</w:t>
            </w:r>
          </w:p>
        </w:tc>
      </w:tr>
      <w:tr w:rsidR="481BDB18" w14:paraId="127A888D" w14:textId="77777777" w:rsidTr="3CC55C49">
        <w:trPr>
          <w:trHeight w:val="300"/>
        </w:trPr>
        <w:tc>
          <w:tcPr>
            <w:tcW w:w="625" w:type="dxa"/>
            <w:vAlign w:val="center"/>
          </w:tcPr>
          <w:p w14:paraId="3E1BC439" w14:textId="71FD1735" w:rsidR="481BDB18" w:rsidRDefault="481BDB18" w:rsidP="481BDB18">
            <w:pPr>
              <w:rPr>
                <w:i/>
                <w:iCs/>
              </w:rPr>
            </w:pPr>
            <w:r>
              <w:lastRenderedPageBreak/>
              <w:t>F</w:t>
            </w:r>
          </w:p>
        </w:tc>
        <w:tc>
          <w:tcPr>
            <w:tcW w:w="3780" w:type="dxa"/>
            <w:vAlign w:val="center"/>
          </w:tcPr>
          <w:p w14:paraId="4F0C6E3E" w14:textId="75DBEF0C" w:rsidR="481BDB18" w:rsidRDefault="5257465B" w:rsidP="3CC55C49">
            <w:pPr>
              <w:rPr>
                <w:i/>
                <w:iCs/>
              </w:rPr>
            </w:pPr>
            <w:r w:rsidRPr="3CC55C49">
              <w:rPr>
                <w:i/>
                <w:iCs/>
              </w:rPr>
              <w:t xml:space="preserve">Answer </w:t>
            </w:r>
            <w:r w:rsidRPr="3CC55C49">
              <w:rPr>
                <w:i/>
                <w:iCs/>
                <w:u w:val="single"/>
              </w:rPr>
              <w:t>describes</w:t>
            </w:r>
            <w:r w:rsidRPr="3CC55C49">
              <w:rPr>
                <w:i/>
                <w:iCs/>
              </w:rPr>
              <w:t xml:space="preserve"> the impact of the fish/fisher relationship on the broader system </w:t>
            </w:r>
            <w:r w:rsidR="6D2E1C42" w:rsidRPr="3CC55C49">
              <w:rPr>
                <w:rFonts w:ascii="Aptos" w:eastAsia="Aptos" w:hAnsi="Aptos" w:cs="Aptos"/>
                <w:i/>
                <w:iCs/>
                <w:color w:val="000000" w:themeColor="text1"/>
              </w:rPr>
              <w:t>or the impact of the broader system on the fish/fisher relationship</w:t>
            </w:r>
            <w:r w:rsidR="6D2E1C42" w:rsidRPr="3CC55C49">
              <w:rPr>
                <w:rFonts w:ascii="Aptos" w:eastAsia="Aptos" w:hAnsi="Aptos" w:cs="Aptos"/>
                <w:i/>
                <w:iCs/>
              </w:rPr>
              <w:t xml:space="preserve"> </w:t>
            </w:r>
            <w:r w:rsidRPr="3CC55C49">
              <w:rPr>
                <w:i/>
                <w:iCs/>
              </w:rPr>
              <w:t>(</w:t>
            </w:r>
            <w:r w:rsidRPr="3CC55C49">
              <w:rPr>
                <w:b/>
                <w:bCs/>
                <w:i/>
                <w:iCs/>
              </w:rPr>
              <w:t>bolded</w:t>
            </w:r>
            <w:r w:rsidRPr="3CC55C49">
              <w:rPr>
                <w:i/>
                <w:iCs/>
              </w:rPr>
              <w:t>).</w:t>
            </w:r>
          </w:p>
        </w:tc>
        <w:tc>
          <w:tcPr>
            <w:tcW w:w="4770" w:type="dxa"/>
            <w:vAlign w:val="center"/>
          </w:tcPr>
          <w:p w14:paraId="078EDE61" w14:textId="2F90F08D" w:rsidR="481BDB18" w:rsidRDefault="481BDB18" w:rsidP="481BDB18">
            <w:pPr>
              <w:pStyle w:val="ListParagraph"/>
              <w:numPr>
                <w:ilvl w:val="0"/>
                <w:numId w:val="4"/>
              </w:numPr>
              <w:ind w:left="390"/>
              <w:rPr>
                <w:b/>
                <w:bCs/>
              </w:rPr>
            </w:pPr>
            <w:r>
              <w:t xml:space="preserve">“For instance, if there were to be overfishing over a certain year, the number of fish in the water would be more scarce potentially affecting fishers’ lives </w:t>
            </w:r>
            <w:r w:rsidRPr="481BDB18">
              <w:rPr>
                <w:b/>
                <w:bCs/>
              </w:rPr>
              <w:t xml:space="preserve">and the general price of fish to customers.” </w:t>
            </w:r>
          </w:p>
          <w:p w14:paraId="53DDCF4F" w14:textId="77777777" w:rsidR="481BDB18" w:rsidRPr="00F674B7" w:rsidRDefault="481BDB18" w:rsidP="3CC55C49">
            <w:pPr>
              <w:pStyle w:val="ListParagraph"/>
              <w:numPr>
                <w:ilvl w:val="0"/>
                <w:numId w:val="4"/>
              </w:numPr>
              <w:ind w:left="390"/>
              <w:rPr>
                <w:b/>
                <w:bCs/>
              </w:rPr>
            </w:pPr>
            <w:r>
              <w:t xml:space="preserve">“On a broader scale the decreasing fish population affects the rest of the food chain. Fish may be food for other species, and </w:t>
            </w:r>
            <w:r w:rsidRPr="3CC55C49">
              <w:rPr>
                <w:b/>
                <w:bCs/>
              </w:rPr>
              <w:t>if there's not enough food for the other animals in the food chain, the population of the species that prey on the fish will decrease.”</w:t>
            </w:r>
          </w:p>
          <w:p w14:paraId="1505C390" w14:textId="7A14FA1E" w:rsidR="35D6AD57" w:rsidRDefault="35D6AD57" w:rsidP="3CC55C49">
            <w:pPr>
              <w:pStyle w:val="ListParagraph"/>
              <w:numPr>
                <w:ilvl w:val="0"/>
                <w:numId w:val="4"/>
              </w:numPr>
              <w:ind w:left="390"/>
            </w:pPr>
            <w:r w:rsidRPr="3CC55C49">
              <w:rPr>
                <w:rFonts w:ascii="Aptos" w:eastAsia="Aptos" w:hAnsi="Aptos" w:cs="Aptos"/>
                <w:b/>
                <w:bCs/>
              </w:rPr>
              <w:t>Fish farming disrupts the fisher population</w:t>
            </w:r>
            <w:r w:rsidRPr="3CC55C49">
              <w:rPr>
                <w:rFonts w:ascii="Aptos" w:eastAsia="Aptos" w:hAnsi="Aptos" w:cs="Aptos"/>
              </w:rPr>
              <w:t xml:space="preserve"> by leading to a decrease in the labor force.</w:t>
            </w:r>
          </w:p>
          <w:p w14:paraId="7BBA07EE" w14:textId="2EFE8967" w:rsidR="00F674B7" w:rsidRDefault="12251434" w:rsidP="481BDB18">
            <w:pPr>
              <w:pStyle w:val="ListParagraph"/>
              <w:numPr>
                <w:ilvl w:val="0"/>
                <w:numId w:val="4"/>
              </w:numPr>
              <w:ind w:left="390"/>
            </w:pPr>
            <w:commentRangeStart w:id="12"/>
            <w:r>
              <w:t xml:space="preserve">Pollution or climate change could </w:t>
            </w:r>
            <w:r w:rsidRPr="3CC55C49">
              <w:rPr>
                <w:b/>
                <w:bCs/>
              </w:rPr>
              <w:t>disrupt the ocean ecosystem, which could compromise the food chain on which the fish depend</w:t>
            </w:r>
            <w:r>
              <w:t xml:space="preserve"> </w:t>
            </w:r>
            <w:r w:rsidRPr="3CC55C49">
              <w:rPr>
                <w:b/>
                <w:bCs/>
              </w:rPr>
              <w:t>to survive</w:t>
            </w:r>
            <w:r>
              <w:t xml:space="preserve">. </w:t>
            </w:r>
            <w:commentRangeEnd w:id="12"/>
            <w:r w:rsidR="00F674B7">
              <w:rPr>
                <w:rStyle w:val="CommentReference"/>
              </w:rPr>
              <w:commentReference w:id="12"/>
            </w:r>
          </w:p>
        </w:tc>
        <w:tc>
          <w:tcPr>
            <w:tcW w:w="4410" w:type="dxa"/>
            <w:vAlign w:val="center"/>
          </w:tcPr>
          <w:p w14:paraId="1CCFFCEB" w14:textId="77777777" w:rsidR="481BDB18" w:rsidRDefault="481BDB18">
            <w:r>
              <w:t xml:space="preserve">This point </w:t>
            </w:r>
            <w:r w:rsidRPr="481BDB18">
              <w:rPr>
                <w:color w:val="212121"/>
              </w:rPr>
              <w:t xml:space="preserve">explains </w:t>
            </w:r>
            <w:r>
              <w:t xml:space="preserve">impact of the fish/fisher relationship on one of the connected systems they mentioned to earn the first point. </w:t>
            </w:r>
          </w:p>
          <w:p w14:paraId="6218208F" w14:textId="77777777" w:rsidR="481BDB18" w:rsidRDefault="481BDB18"/>
          <w:p w14:paraId="043623B0" w14:textId="77777777" w:rsidR="481BDB18" w:rsidRDefault="481BDB18">
            <w:r>
              <w:t>Notice that the responses that earned point E do not elaborate; in the sample responses in point F their explanation describes how another system is impacted.</w:t>
            </w:r>
          </w:p>
          <w:p w14:paraId="28BB3335" w14:textId="77777777" w:rsidR="004C4583" w:rsidRDefault="004C4583"/>
          <w:p w14:paraId="74162A13" w14:textId="40FA0682" w:rsidR="004C4583" w:rsidRDefault="004C4583">
            <w:r>
              <w:t xml:space="preserve">The last example highlights how </w:t>
            </w:r>
            <w:r w:rsidR="007B3111">
              <w:t xml:space="preserve">a factor </w:t>
            </w:r>
            <w:r w:rsidR="00A160F0">
              <w:t>outside of the fishers affects the total ocean ecosystem, which subsequently also impacts the ability of the fish to survive</w:t>
            </w:r>
            <w:r w:rsidR="005A2A4B">
              <w:t xml:space="preserve"> (in this case, the pollution is not a toxin to the fish)</w:t>
            </w:r>
            <w:r w:rsidR="00A160F0">
              <w:t>.</w:t>
            </w:r>
          </w:p>
        </w:tc>
      </w:tr>
    </w:tbl>
    <w:p w14:paraId="3F744D8F" w14:textId="10DECC6D" w:rsidR="481BDB18" w:rsidRDefault="481BDB18"/>
    <w:p w14:paraId="64FEBB96" w14:textId="54737942" w:rsidR="4DC81FEA" w:rsidRDefault="4DC81FEA">
      <w:r w:rsidRPr="481BDB18">
        <w:rPr>
          <w:b/>
          <w:bCs/>
        </w:rPr>
        <w:t>*</w:t>
      </w:r>
      <w:r>
        <w:t>if students discuss broader system elements related to the fish and fisher relationship, those points can be awarded in A through D, as appropriate, where the relationship between fish and fishers is addressed.</w:t>
      </w:r>
    </w:p>
    <w:p w14:paraId="12B9C18A" w14:textId="6126192C" w:rsidR="00D668E3" w:rsidRDefault="46C7D680">
      <w:pPr>
        <w:rPr>
          <w:ins w:id="13" w:author="Joanna Carey" w:date="2025-08-14T18:34:00Z" w16du:dateUtc="2025-08-14T18:34:42Z"/>
        </w:rPr>
      </w:pPr>
      <w:ins w:id="14" w:author="Joanna Carey" w:date="2025-08-14T18:13:00Z">
        <w:r>
          <w:t xml:space="preserve">For the paper, </w:t>
        </w:r>
      </w:ins>
      <w:ins w:id="15" w:author="Joanna Carey" w:date="2025-08-14T18:14:00Z">
        <w:r w:rsidR="49F23892">
          <w:t>discuss th</w:t>
        </w:r>
      </w:ins>
      <w:ins w:id="16" w:author="Joanna Carey" w:date="2025-08-14T18:15:00Z">
        <w:r w:rsidR="49F23892">
          <w:t>e need for inference – and our different levels of inference responsible for variation in scores among graders.</w:t>
        </w:r>
      </w:ins>
    </w:p>
    <w:p w14:paraId="530881AD" w14:textId="4D1D017B" w:rsidR="5212D5D6" w:rsidRDefault="5212D5D6">
      <w:ins w:id="17" w:author="Joanna Carey" w:date="2025-08-14T18:34:00Z">
        <w:r>
          <w:t>Two action items: 1.) We ADD to the rubric to annotate these 5 difficult responses to work through "levels of inference" and 2.) When grading, we could highlight the ones we find to be difficult and converse about it.</w:t>
        </w:r>
      </w:ins>
    </w:p>
    <w:p w14:paraId="26BE255F" w14:textId="42F867C2" w:rsidR="6B90E289" w:rsidRDefault="00360372">
      <w:r>
        <w:t xml:space="preserve">The table below includes the five student responses from the August 14 training meeting. </w:t>
      </w:r>
      <w:r w:rsidR="00D43D49">
        <w:t xml:space="preserve">In each example, the text </w:t>
      </w:r>
      <w:r w:rsidR="005C31A1">
        <w:t xml:space="preserve">that relates to each point in the feedback score and systems score is highlighted: </w:t>
      </w:r>
      <w:r w:rsidR="005C31A1" w:rsidRPr="03CA1159">
        <w:rPr>
          <w:highlight w:val="yellow"/>
        </w:rPr>
        <w:t>point A</w:t>
      </w:r>
      <w:r w:rsidR="005C31A1">
        <w:t xml:space="preserve">, </w:t>
      </w:r>
      <w:r w:rsidR="005C31A1" w:rsidRPr="03CA1159">
        <w:rPr>
          <w:highlight w:val="green"/>
        </w:rPr>
        <w:t>point B</w:t>
      </w:r>
      <w:r w:rsidR="005C31A1">
        <w:t xml:space="preserve">, </w:t>
      </w:r>
      <w:r w:rsidR="005C31A1" w:rsidRPr="03CA1159">
        <w:rPr>
          <w:highlight w:val="cyan"/>
        </w:rPr>
        <w:t>point C</w:t>
      </w:r>
      <w:r w:rsidR="005C31A1">
        <w:t xml:space="preserve">, and </w:t>
      </w:r>
      <w:r w:rsidR="005C31A1" w:rsidRPr="03CA1159">
        <w:rPr>
          <w:highlight w:val="magenta"/>
        </w:rPr>
        <w:t>point D</w:t>
      </w:r>
      <w:r w:rsidR="005C31A1">
        <w:t xml:space="preserve"> for feedback; and </w:t>
      </w:r>
      <w:r w:rsidR="005C31A1" w:rsidRPr="03CA1159">
        <w:rPr>
          <w:color w:val="BF4E14" w:themeColor="accent2" w:themeShade="BF"/>
        </w:rPr>
        <w:t xml:space="preserve">point E </w:t>
      </w:r>
      <w:r w:rsidR="005C31A1">
        <w:lastRenderedPageBreak/>
        <w:t xml:space="preserve">and </w:t>
      </w:r>
      <w:r w:rsidR="005C31A1" w:rsidRPr="03CA1159">
        <w:rPr>
          <w:color w:val="00B0F0"/>
        </w:rPr>
        <w:t xml:space="preserve">point F </w:t>
      </w:r>
      <w:r w:rsidR="005C31A1">
        <w:t xml:space="preserve">for the system. </w:t>
      </w:r>
      <w:r w:rsidR="00C067A9">
        <w:t>Note that if a response earns point D in the feedback loop, it automatically earns the preceding three po</w:t>
      </w:r>
      <w:r w:rsidR="007717DD">
        <w:t xml:space="preserve">ints, and the same text can be counted for </w:t>
      </w:r>
      <w:r w:rsidR="00311321">
        <w:t>scoring both feedback and system points.</w:t>
      </w:r>
      <w:r w:rsidR="5A68E64B">
        <w:t xml:space="preserve"> </w:t>
      </w:r>
      <w:ins w:id="18" w:author="David Blodgett" w:date="2025-08-19T12:45:00Z">
        <w:r w:rsidR="5A68E64B">
          <w:t xml:space="preserve">We annotated these suggestions because they are tricky – the language used, the points made (or not made), and the difference of these examples from our more straightforward ones </w:t>
        </w:r>
      </w:ins>
      <w:ins w:id="19" w:author="David Blodgett" w:date="2025-08-19T12:46:00Z">
        <w:r w:rsidR="28964266">
          <w:t>will present some challenges in the actual scoring, and we hope this point highlighting and commentary illustrates the conversations we had in person to settle on an agreed upon score.</w:t>
        </w:r>
      </w:ins>
      <w:ins w:id="20" w:author="David Blodgett" w:date="2025-08-19T12:48:00Z">
        <w:r w:rsidR="51700AB9">
          <w:t xml:space="preserve"> We also tried to show how some inference can be applied to student responses – </w:t>
        </w:r>
      </w:ins>
      <w:ins w:id="21" w:author="David Blodgett" w:date="2025-08-19T12:49:00Z">
        <w:r w:rsidR="51700AB9">
          <w:t>especially as we try to break</w:t>
        </w:r>
        <w:r w:rsidR="2FAA2BEC">
          <w:t xml:space="preserve"> </w:t>
        </w:r>
        <w:r w:rsidR="51700AB9">
          <w:t>down their responses to the structure of our rubric.</w:t>
        </w:r>
      </w:ins>
    </w:p>
    <w:tbl>
      <w:tblPr>
        <w:tblStyle w:val="TableGrid"/>
        <w:tblW w:w="0" w:type="auto"/>
        <w:tblLook w:val="04A0" w:firstRow="1" w:lastRow="0" w:firstColumn="1" w:lastColumn="0" w:noHBand="0" w:noVBand="1"/>
      </w:tblPr>
      <w:tblGrid>
        <w:gridCol w:w="6619"/>
        <w:gridCol w:w="6619"/>
      </w:tblGrid>
      <w:tr w:rsidR="00E509E1" w14:paraId="0094DD39" w14:textId="77777777" w:rsidTr="258EA004">
        <w:tc>
          <w:tcPr>
            <w:tcW w:w="6619" w:type="dxa"/>
          </w:tcPr>
          <w:p w14:paraId="1E02D35E" w14:textId="2E0FB579" w:rsidR="00E509E1" w:rsidRPr="0085461E" w:rsidRDefault="00E509E1" w:rsidP="0085461E">
            <w:pPr>
              <w:jc w:val="center"/>
              <w:rPr>
                <w:b/>
                <w:bCs/>
              </w:rPr>
            </w:pPr>
            <w:r w:rsidRPr="0085461E">
              <w:rPr>
                <w:b/>
                <w:bCs/>
              </w:rPr>
              <w:t xml:space="preserve">Sample </w:t>
            </w:r>
            <w:r w:rsidR="0085461E" w:rsidRPr="0085461E">
              <w:rPr>
                <w:b/>
                <w:bCs/>
              </w:rPr>
              <w:t>Student R</w:t>
            </w:r>
            <w:r w:rsidRPr="0085461E">
              <w:rPr>
                <w:b/>
                <w:bCs/>
              </w:rPr>
              <w:t>esponse</w:t>
            </w:r>
          </w:p>
        </w:tc>
        <w:tc>
          <w:tcPr>
            <w:tcW w:w="6619" w:type="dxa"/>
          </w:tcPr>
          <w:p w14:paraId="6D736FCC" w14:textId="3EE21849" w:rsidR="00E509E1" w:rsidRPr="0085461E" w:rsidRDefault="00E509E1" w:rsidP="0085461E">
            <w:pPr>
              <w:jc w:val="center"/>
              <w:rPr>
                <w:b/>
                <w:bCs/>
              </w:rPr>
            </w:pPr>
            <w:r w:rsidRPr="0085461E">
              <w:rPr>
                <w:b/>
                <w:bCs/>
              </w:rPr>
              <w:t>Comments on grading</w:t>
            </w:r>
          </w:p>
        </w:tc>
      </w:tr>
      <w:tr w:rsidR="00E509E1" w14:paraId="7740D59E" w14:textId="77777777" w:rsidTr="258EA004">
        <w:tc>
          <w:tcPr>
            <w:tcW w:w="6619" w:type="dxa"/>
          </w:tcPr>
          <w:p w14:paraId="69F78DC6" w14:textId="003DA216" w:rsidR="00E509E1" w:rsidRDefault="00A06931">
            <w:r w:rsidRPr="00A06931">
              <w:t xml:space="preserve">When there is high demand for wild caught fish in the sea or the river, </w:t>
            </w:r>
            <w:r w:rsidRPr="00311321">
              <w:rPr>
                <w:highlight w:val="green"/>
              </w:rPr>
              <w:t>there will be more people become fishers</w:t>
            </w:r>
            <w:r w:rsidRPr="00A06931">
              <w:t xml:space="preserve"> </w:t>
            </w:r>
            <w:r w:rsidRPr="00311321">
              <w:rPr>
                <w:highlight w:val="yellow"/>
              </w:rPr>
              <w:t>to supply and meet the demands</w:t>
            </w:r>
            <w:r w:rsidRPr="00A06931">
              <w:t xml:space="preserve">. Nevertheless, I noticed there is increasing trend of </w:t>
            </w:r>
            <w:r w:rsidRPr="00BC00F9">
              <w:rPr>
                <w:color w:val="BF4E14" w:themeColor="accent2" w:themeShade="BF"/>
              </w:rPr>
              <w:t xml:space="preserve">fish farming </w:t>
            </w:r>
            <w:r w:rsidRPr="00A06931">
              <w:t xml:space="preserve">which required less labor work from fishermen. This led to the </w:t>
            </w:r>
            <w:r w:rsidRPr="006D629B">
              <w:rPr>
                <w:color w:val="00B0F0"/>
              </w:rPr>
              <w:t>cut down in labor force</w:t>
            </w:r>
            <w:r w:rsidRPr="00A06931">
              <w:t>.</w:t>
            </w:r>
          </w:p>
        </w:tc>
        <w:tc>
          <w:tcPr>
            <w:tcW w:w="6619" w:type="dxa"/>
          </w:tcPr>
          <w:p w14:paraId="59D0A488" w14:textId="27272BF0" w:rsidR="00E509E1" w:rsidRDefault="00A001CE">
            <w:r>
              <w:t xml:space="preserve">Feedback: 2; Systems: </w:t>
            </w:r>
            <w:r w:rsidR="00E51DA7">
              <w:t>2</w:t>
            </w:r>
          </w:p>
          <w:p w14:paraId="1572A155" w14:textId="5CDA2E75" w:rsidR="00E509E1" w:rsidRDefault="48FBDF43">
            <w:r w:rsidRPr="258EA004">
              <w:rPr>
                <w:rFonts w:ascii="Aptos" w:eastAsia="Aptos" w:hAnsi="Aptos" w:cs="Aptos"/>
              </w:rPr>
              <w:t xml:space="preserve">Feedback: points A and point B are incorporated into the same response (i.e. highlighting that fishers are responsible for catching wild-caught fish AND fisher population b/c societal demand drives it). </w:t>
            </w:r>
          </w:p>
          <w:p w14:paraId="230CA8F4" w14:textId="7621FE85" w:rsidR="00E509E1" w:rsidRDefault="48FBDF43">
            <w:r w:rsidRPr="258EA004">
              <w:rPr>
                <w:rFonts w:ascii="Aptos" w:eastAsia="Aptos" w:hAnsi="Aptos" w:cs="Aptos"/>
              </w:rPr>
              <w:t>Systems: they highlight fish farms as an additional response to demand (so, something that's outside the fish/fisher relationship) and they describe how the fish farms could disrupt the fisher population (i.e the fish/fisher relationship) by reducing the labor force. **Other responses could highlight how fish farms are a response to a reduction in fish in the sea...to continue to meet demand.</w:t>
            </w:r>
          </w:p>
          <w:p w14:paraId="5906DC5E" w14:textId="4FCD7A37" w:rsidR="00E509E1" w:rsidRDefault="00E509E1"/>
        </w:tc>
      </w:tr>
      <w:tr w:rsidR="00E509E1" w14:paraId="6B826E2D" w14:textId="77777777" w:rsidTr="258EA004">
        <w:tc>
          <w:tcPr>
            <w:tcW w:w="6619" w:type="dxa"/>
          </w:tcPr>
          <w:p w14:paraId="0D4FF594" w14:textId="5D09AC44" w:rsidR="00E509E1" w:rsidRDefault="003A3361">
            <w:r w:rsidRPr="003A3361">
              <w:t xml:space="preserve">The fish and the fishermen are </w:t>
            </w:r>
            <w:r w:rsidRPr="00EE6BEC">
              <w:rPr>
                <w:highlight w:val="yellow"/>
              </w:rPr>
              <w:t>linked in a predator prey relationship</w:t>
            </w:r>
            <w:r w:rsidRPr="003A3361">
              <w:t xml:space="preserve">. The fishermen </w:t>
            </w:r>
            <w:r w:rsidRPr="000A0010">
              <w:rPr>
                <w:color w:val="BF4E14" w:themeColor="accent2" w:themeShade="BF"/>
              </w:rPr>
              <w:t xml:space="preserve">rely on the fish for food and/or money </w:t>
            </w:r>
            <w:r w:rsidRPr="003A3361">
              <w:t xml:space="preserve">which is an essential to the fishers life. In certain situations </w:t>
            </w:r>
            <w:r w:rsidRPr="00565DB8">
              <w:rPr>
                <w:highlight w:val="green"/>
              </w:rPr>
              <w:t>the fishermen can be responsible for limiting the fish population to an unsustainable amount while in other circumstances the fishermen may prevent overpopulation</w:t>
            </w:r>
            <w:r w:rsidRPr="003A3361">
              <w:t xml:space="preserve">. An </w:t>
            </w:r>
            <w:r w:rsidRPr="00565DB8">
              <w:rPr>
                <w:highlight w:val="cyan"/>
              </w:rPr>
              <w:t>increase in quality or quantity of the fish leads to a shift in the fishermen demand</w:t>
            </w:r>
            <w:r w:rsidRPr="003A3361">
              <w:t xml:space="preserve"> which then will effect the fish population again.</w:t>
            </w:r>
          </w:p>
        </w:tc>
        <w:tc>
          <w:tcPr>
            <w:tcW w:w="6619" w:type="dxa"/>
          </w:tcPr>
          <w:p w14:paraId="36D9D6F8" w14:textId="7CC39397" w:rsidR="00E509E1" w:rsidRDefault="00E51DA7">
            <w:r>
              <w:t xml:space="preserve">Feedback: 3; Systems: </w:t>
            </w:r>
            <w:r w:rsidR="008F13FF">
              <w:t>1</w:t>
            </w:r>
          </w:p>
          <w:p w14:paraId="3CD5B721" w14:textId="634C9077" w:rsidR="00E509E1" w:rsidRDefault="4D0B8FB3">
            <w:r>
              <w:t>Feedback A: standard predator-prey; B: comes from the fishers impacting the fish population (+ or -); C indicates that the fisher population could also change (+ or -). D is not earned b/c there's no directionality in the last part of the sentence, so the way in which these relationships cause feedback is missing.</w:t>
            </w:r>
          </w:p>
          <w:p w14:paraId="4F8CE6E3" w14:textId="0F826B4D" w:rsidR="00E509E1" w:rsidRDefault="4D0B8FB3" w:rsidP="258EA004">
            <w:r>
              <w:t>Systems: E: fishermen rely on the fish for food and/or money - the money part drives the system point here b/c it indicates that they sell the fish as part of their livelihood; F is not earned because they offer no elaboration on the broader system.</w:t>
            </w:r>
          </w:p>
        </w:tc>
      </w:tr>
      <w:tr w:rsidR="00E509E1" w14:paraId="1316FE11" w14:textId="77777777" w:rsidTr="258EA004">
        <w:tc>
          <w:tcPr>
            <w:tcW w:w="6619" w:type="dxa"/>
          </w:tcPr>
          <w:p w14:paraId="05C99AC7" w14:textId="2A34F1F7" w:rsidR="00E509E1" w:rsidRDefault="00E150FF">
            <w:r w:rsidRPr="00565DB8">
              <w:rPr>
                <w:highlight w:val="yellow"/>
              </w:rPr>
              <w:lastRenderedPageBreak/>
              <w:t>People fish</w:t>
            </w:r>
            <w:r w:rsidRPr="00E150FF">
              <w:t xml:space="preserve">, </w:t>
            </w:r>
            <w:r w:rsidRPr="00565DB8">
              <w:rPr>
                <w:highlight w:val="green"/>
              </w:rPr>
              <w:t>fish population goes down</w:t>
            </w:r>
            <w:r w:rsidRPr="00E150FF">
              <w:t xml:space="preserve">, </w:t>
            </w:r>
            <w:r w:rsidRPr="003A6E94">
              <w:rPr>
                <w:color w:val="BF4E14" w:themeColor="accent2" w:themeShade="BF"/>
              </w:rPr>
              <w:t>more food for people</w:t>
            </w:r>
            <w:r w:rsidRPr="00E150FF">
              <w:t xml:space="preserve">, </w:t>
            </w:r>
            <w:r w:rsidRPr="003F30C5">
              <w:rPr>
                <w:highlight w:val="cyan"/>
              </w:rPr>
              <w:t>more population growth, more demand for fish</w:t>
            </w:r>
            <w:r w:rsidRPr="00E150FF">
              <w:t>, population of fish can replenish fast enough for food demand from humans.</w:t>
            </w:r>
          </w:p>
        </w:tc>
        <w:tc>
          <w:tcPr>
            <w:tcW w:w="6619" w:type="dxa"/>
          </w:tcPr>
          <w:p w14:paraId="7BA099AE" w14:textId="77777777" w:rsidR="00E509E1" w:rsidRDefault="00E51DA7">
            <w:r>
              <w:t xml:space="preserve">Feedback: 3; Systems: </w:t>
            </w:r>
            <w:r w:rsidR="008F13FF">
              <w:t>1</w:t>
            </w:r>
          </w:p>
          <w:p w14:paraId="4F5F670C" w14:textId="2675EA7F" w:rsidR="003F30C5" w:rsidRDefault="682C3E33">
            <w:r>
              <w:t>Feedback: clearly establishes two different relationships, but it does not establish the feedback that makes a balancing or reinforcing loop.</w:t>
            </w:r>
          </w:p>
          <w:p w14:paraId="22438376" w14:textId="50796094" w:rsidR="003F30C5" w:rsidRDefault="682C3E33" w:rsidP="258EA004">
            <w:r>
              <w:t>Systems: more food for people and more population growth establishes the role that fish have outside the fish/fisher relationship.</w:t>
            </w:r>
          </w:p>
        </w:tc>
      </w:tr>
      <w:tr w:rsidR="00E509E1" w14:paraId="1BBC9719" w14:textId="77777777" w:rsidTr="258EA004">
        <w:tc>
          <w:tcPr>
            <w:tcW w:w="6619" w:type="dxa"/>
          </w:tcPr>
          <w:p w14:paraId="741D8E7D" w14:textId="14FE55BA" w:rsidR="00E509E1" w:rsidRDefault="00C14CC9">
            <w:r w:rsidRPr="00C14CC9">
              <w:t xml:space="preserve">The relationship between fish and fishers is a classic example of a feedback loop within an ecosystem. As fish populations increase, fishers experience better catches, </w:t>
            </w:r>
            <w:r w:rsidRPr="008E2178">
              <w:rPr>
                <w:highlight w:val="green"/>
              </w:rPr>
              <w:t>leading to more fishing</w:t>
            </w:r>
            <w:r w:rsidRPr="00C14CC9">
              <w:t xml:space="preserve">. However, </w:t>
            </w:r>
            <w:r w:rsidRPr="008E2178">
              <w:rPr>
                <w:highlight w:val="cyan"/>
              </w:rPr>
              <w:t>excessive fishing can lead to a decline in the total fish population</w:t>
            </w:r>
            <w:r w:rsidRPr="00C14CC9">
              <w:t xml:space="preserve">, reducing the amount of fish that can be taken without destroying the ecosystem. To avoid this, </w:t>
            </w:r>
            <w:r w:rsidRPr="006D629B">
              <w:rPr>
                <w:color w:val="00B0F0"/>
                <w:highlight w:val="magenta"/>
              </w:rPr>
              <w:t xml:space="preserve">regulations can be passed </w:t>
            </w:r>
            <w:r w:rsidRPr="008E2178">
              <w:rPr>
                <w:highlight w:val="magenta"/>
              </w:rPr>
              <w:t>to protect fish below a certain population level</w:t>
            </w:r>
            <w:r w:rsidRPr="00C14CC9">
              <w:t>.</w:t>
            </w:r>
          </w:p>
        </w:tc>
        <w:tc>
          <w:tcPr>
            <w:tcW w:w="6619" w:type="dxa"/>
          </w:tcPr>
          <w:p w14:paraId="0306977A" w14:textId="3FDB334A" w:rsidR="00E509E1" w:rsidRDefault="00E51DA7">
            <w:r>
              <w:t xml:space="preserve">Feedback: 4; Systems: </w:t>
            </w:r>
            <w:r w:rsidR="008F13FF">
              <w:t>1</w:t>
            </w:r>
          </w:p>
          <w:p w14:paraId="691C2FEC" w14:textId="4D8F8367" w:rsidR="00E509E1" w:rsidRDefault="6D86CF8E">
            <w:r>
              <w:t>Feedback: they discuss how regulations can curtail the decline in total fish population; this control of the fishers feeds back to stabilizing the fish population in a balanced way.</w:t>
            </w:r>
          </w:p>
          <w:p w14:paraId="2CF05A15" w14:textId="35D2F1E2" w:rsidR="00E509E1" w:rsidRDefault="6D86CF8E" w:rsidP="258EA004">
            <w:r>
              <w:t>Systems: they mention regulations (which had to be created by some entity, even though they do not explicitly describe who that entity is), which provides the first systems point.</w:t>
            </w:r>
          </w:p>
        </w:tc>
      </w:tr>
      <w:tr w:rsidR="00E509E1" w14:paraId="287C2B92" w14:textId="77777777" w:rsidTr="258EA004">
        <w:tc>
          <w:tcPr>
            <w:tcW w:w="6619" w:type="dxa"/>
          </w:tcPr>
          <w:p w14:paraId="2CFD47CA" w14:textId="0C6E8EA1" w:rsidR="00E509E1" w:rsidRDefault="1CD2C455">
            <w:r w:rsidRPr="03CA1159">
              <w:rPr>
                <w:highlight w:val="yellow"/>
              </w:rPr>
              <w:t>Fishers catch fish and</w:t>
            </w:r>
            <w:r>
              <w:t xml:space="preserve"> then it </w:t>
            </w:r>
            <w:r w:rsidRPr="03CA1159">
              <w:rPr>
                <w:highlight w:val="green"/>
              </w:rPr>
              <w:t>decreases certain fish species populations</w:t>
            </w:r>
            <w:r>
              <w:t xml:space="preserve">. However, </w:t>
            </w:r>
            <w:r w:rsidRPr="03CA1159">
              <w:rPr>
                <w:color w:val="BF4E14" w:themeColor="accent2" w:themeShade="BF"/>
              </w:rPr>
              <w:t>understanding that fish are fishers livelihood</w:t>
            </w:r>
            <w:r>
              <w:t xml:space="preserve">, </w:t>
            </w:r>
            <w:commentRangeStart w:id="22"/>
            <w:r w:rsidRPr="00847432">
              <w:rPr>
                <w:highlight w:val="magenta"/>
              </w:rPr>
              <w:t>they may play a role in the rate of harvesting to make sure not to exhaust the population</w:t>
            </w:r>
            <w:r>
              <w:t xml:space="preserve">. </w:t>
            </w:r>
            <w:r w:rsidRPr="00847432">
              <w:rPr>
                <w:highlight w:val="cyan"/>
              </w:rPr>
              <w:t>The relationship will change over time based on needs and demands</w:t>
            </w:r>
            <w:commentRangeEnd w:id="22"/>
            <w:r w:rsidR="0085461E" w:rsidRPr="00847432">
              <w:rPr>
                <w:highlight w:val="cyan"/>
              </w:rPr>
              <w:commentReference w:id="22"/>
            </w:r>
            <w:r>
              <w:t xml:space="preserve"> as well as that fish being in certain areas, etc. A feedback loop, to my understanding is similar to the food chain cycle where every part of it relies on the other to keep going and brings it back full circle.</w:t>
            </w:r>
          </w:p>
        </w:tc>
        <w:tc>
          <w:tcPr>
            <w:tcW w:w="6619" w:type="dxa"/>
          </w:tcPr>
          <w:p w14:paraId="7682E855" w14:textId="77777777" w:rsidR="00E509E1" w:rsidRDefault="00E51DA7">
            <w:r>
              <w:t xml:space="preserve">Feedback: 4; Systems: </w:t>
            </w:r>
            <w:r w:rsidR="008F13FF">
              <w:t>1</w:t>
            </w:r>
          </w:p>
          <w:p w14:paraId="49C63964" w14:textId="28E131FA" w:rsidR="002C560B" w:rsidRDefault="00CEE642">
            <w:r>
              <w:t>Feedback: they highlight the two relationships (fishers "decrease certain fish species" and "relationship will change over time based on needs and demands" indicates that the demand for fish will impact the number of fishers; "make sure not to exhaust the population" through "playing a role in the rate of harvesting" establishes the feedback of maintaining a stable population.</w:t>
            </w:r>
          </w:p>
          <w:p w14:paraId="0BB7E295" w14:textId="1FBFCB0A" w:rsidR="002C560B" w:rsidRDefault="00CEE642" w:rsidP="258EA004">
            <w:r>
              <w:t>Systems: livelihood.</w:t>
            </w:r>
          </w:p>
        </w:tc>
      </w:tr>
    </w:tbl>
    <w:p w14:paraId="3E2B2365" w14:textId="7E46DEED" w:rsidR="00D668E3" w:rsidRDefault="00D668E3"/>
    <w:sectPr w:rsidR="00D668E3" w:rsidSect="00C44169">
      <w:pgSz w:w="15840" w:h="12220" w:orient="landscape"/>
      <w:pgMar w:top="1440" w:right="1296" w:bottom="1152" w:left="1296"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inrich, Chuck" w:date="2025-08-01T10:23:00Z" w:initials="CW">
    <w:p w14:paraId="42DE9FB5" w14:textId="77777777" w:rsidR="006355B9" w:rsidRDefault="006355B9" w:rsidP="006355B9">
      <w:pPr>
        <w:pStyle w:val="CommentText"/>
      </w:pPr>
      <w:r>
        <w:rPr>
          <w:rStyle w:val="CommentReference"/>
        </w:rPr>
        <w:annotationRef/>
      </w:r>
      <w:r>
        <w:t>Just thought this was clearer than “feedbacks”</w:t>
      </w:r>
    </w:p>
  </w:comment>
  <w:comment w:id="1" w:author="Winrich, Chuck" w:date="2025-08-01T10:23:00Z" w:initials="CW">
    <w:p w14:paraId="79F6C8BA" w14:textId="77777777" w:rsidR="006355B9" w:rsidRDefault="006355B9" w:rsidP="006355B9">
      <w:pPr>
        <w:pStyle w:val="CommentText"/>
      </w:pPr>
      <w:r>
        <w:rPr>
          <w:rStyle w:val="CommentReference"/>
        </w:rPr>
        <w:annotationRef/>
      </w:r>
      <w:r>
        <w:t>In all the rephrasing of this I don’t think we want “in” any more.</w:t>
      </w:r>
    </w:p>
  </w:comment>
  <w:comment w:id="2" w:author="Winrich, Chuck" w:date="2025-08-01T10:16:00Z" w:initials="CW">
    <w:p w14:paraId="27259E33" w14:textId="77777777" w:rsidR="007064D7" w:rsidRDefault="007064D7" w:rsidP="007064D7">
      <w:pPr>
        <w:pStyle w:val="CommentText"/>
      </w:pPr>
      <w:r>
        <w:rPr>
          <w:rStyle w:val="CommentReference"/>
        </w:rPr>
        <w:annotationRef/>
      </w:r>
      <w:r>
        <w:t>Do we need future here? I think it would be ust as good to say that catching more fish will decrease the fish population, and it clarifies that the time element of a feedback loop belongs in D.</w:t>
      </w:r>
    </w:p>
  </w:comment>
  <w:comment w:id="3" w:author="Joanna Carey" w:date="2025-08-01T10:41:00Z" w:initials="JC">
    <w:p w14:paraId="0D61F130" w14:textId="77777777" w:rsidR="000A129F" w:rsidRDefault="000A129F" w:rsidP="000A129F">
      <w:pPr>
        <w:pStyle w:val="CommentText"/>
      </w:pPr>
      <w:r>
        <w:rPr>
          <w:rStyle w:val="CommentReference"/>
        </w:rPr>
        <w:annotationRef/>
      </w:r>
      <w:r>
        <w:t xml:space="preserve">Agree Chuck. Let’s see if Dave agrees too </w:t>
      </w:r>
    </w:p>
  </w:comment>
  <w:comment w:id="4" w:author="Winrich, Chuck" w:date="2025-08-01T10:26:00Z" w:initials="CW">
    <w:p w14:paraId="62C8DC9B" w14:textId="304AF9E2" w:rsidR="00DF6BA8" w:rsidRDefault="00DF6BA8" w:rsidP="00DF6BA8">
      <w:pPr>
        <w:pStyle w:val="CommentText"/>
      </w:pPr>
      <w:r>
        <w:rPr>
          <w:rStyle w:val="CommentReference"/>
        </w:rPr>
        <w:annotationRef/>
      </w:r>
      <w:r>
        <w:t>Delete this if you don’t think it’s helpful, but I thought some statement about our thinking of what establishing feedback would be helpful.</w:t>
      </w:r>
    </w:p>
  </w:comment>
  <w:comment w:id="5" w:author="Joanna Carey" w:date="2025-08-01T10:41:00Z" w:initials="JC">
    <w:p w14:paraId="26C00BE8" w14:textId="77777777" w:rsidR="001D4B5E" w:rsidRDefault="001D4B5E" w:rsidP="001D4B5E">
      <w:pPr>
        <w:pStyle w:val="CommentText"/>
      </w:pPr>
      <w:r>
        <w:rPr>
          <w:rStyle w:val="CommentReference"/>
        </w:rPr>
        <w:annotationRef/>
      </w:r>
      <w:r>
        <w:t>I like it!</w:t>
      </w:r>
    </w:p>
  </w:comment>
  <w:comment w:id="6" w:author="David Blodgett" w:date="2025-08-01T13:02:00Z" w:initials="DB">
    <w:p w14:paraId="169A601D" w14:textId="77777777" w:rsidR="00196D2D" w:rsidRDefault="00196D2D" w:rsidP="00196D2D">
      <w:r>
        <w:rPr>
          <w:rStyle w:val="CommentReference"/>
        </w:rPr>
        <w:annotationRef/>
      </w:r>
      <w:r>
        <w:rPr>
          <w:color w:val="000000"/>
          <w:sz w:val="20"/>
          <w:szCs w:val="20"/>
        </w:rPr>
        <w:t>Great idea - really good to add that p-p relationship in there too.</w:t>
      </w:r>
    </w:p>
  </w:comment>
  <w:comment w:id="7" w:author="Winrich, Chuck" w:date="2025-08-01T10:27:00Z" w:initials="CW">
    <w:p w14:paraId="430D7B51" w14:textId="699EE275" w:rsidR="00C17F7B" w:rsidRDefault="00C17F7B" w:rsidP="00C17F7B">
      <w:pPr>
        <w:pStyle w:val="CommentText"/>
      </w:pPr>
      <w:r>
        <w:rPr>
          <w:rStyle w:val="CommentReference"/>
        </w:rPr>
        <w:annotationRef/>
      </w:r>
      <w:r>
        <w:t>Same here, reinforcing the time element.</w:t>
      </w:r>
    </w:p>
  </w:comment>
  <w:comment w:id="12" w:author="Winrich, Chuck" w:date="2025-08-01T10:17:00Z" w:initials="CW">
    <w:p w14:paraId="397CDE18" w14:textId="488ACDA2" w:rsidR="00C81CB0" w:rsidRDefault="00C81CB0" w:rsidP="00C81CB0">
      <w:pPr>
        <w:pStyle w:val="CommentText"/>
      </w:pPr>
      <w:r>
        <w:rPr>
          <w:rStyle w:val="CommentReference"/>
        </w:rPr>
        <w:annotationRef/>
      </w:r>
      <w:r>
        <w:t>I changed the bolded text here to make it clear that mentioning pollution or climate change doesn’t get the point, but connecting it to the support of the fish from the ocean ecosystem does.</w:t>
      </w:r>
    </w:p>
  </w:comment>
  <w:comment w:id="22" w:author="David Blodgett" w:date="2025-08-19T08:44:00Z" w:initials="DB">
    <w:p w14:paraId="22E5BABC" w14:textId="1636CD8C" w:rsidR="00847432" w:rsidRDefault="00847432">
      <w:pPr>
        <w:pStyle w:val="CommentText"/>
      </w:pPr>
      <w:r>
        <w:rPr>
          <w:rStyle w:val="CommentReference"/>
        </w:rPr>
        <w:annotationRef/>
      </w:r>
      <w:r w:rsidRPr="2121904D">
        <w:t>Chuck, I think I'd change these two colors - I think I see why you did it this way, and but that would make both the green and blue points the same relationship (i.e. fish population). I think the relationship sentences establishes the 3rd point and the "to play a role in harvesting to not exhaust the population" highlights the feedback.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2DE9FB5" w15:done="1"/>
  <w15:commentEx w15:paraId="79F6C8BA" w15:done="1"/>
  <w15:commentEx w15:paraId="27259E33" w15:done="1"/>
  <w15:commentEx w15:paraId="0D61F130" w15:paraIdParent="27259E33" w15:done="1"/>
  <w15:commentEx w15:paraId="62C8DC9B" w15:done="1"/>
  <w15:commentEx w15:paraId="26C00BE8" w15:paraIdParent="62C8DC9B" w15:done="1"/>
  <w15:commentEx w15:paraId="169A601D" w15:paraIdParent="62C8DC9B" w15:done="1"/>
  <w15:commentEx w15:paraId="430D7B51" w15:done="1"/>
  <w15:commentEx w15:paraId="397CDE18" w15:done="1"/>
  <w15:commentEx w15:paraId="22E5BABC"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916A84A" w16cex:dateUtc="2025-08-01T14:23:00Z">
    <w16cex:extLst>
      <w16:ext w16:uri="{CE6994B0-6A32-4C9F-8C6B-6E91EDA988CE}">
        <cr:reactions xmlns:cr="http://schemas.microsoft.com/office/comments/2020/reactions">
          <cr:reaction reactionType="1">
            <cr:reactionInfo dateUtc="2025-08-01T14:40:03Z">
              <cr:user userId="S::jcarey@babson.edu::2e440be9-dc3a-4c03-bad6-972b6de1c342" userProvider="AD" userName="Joanna Carey"/>
            </cr:reactionInfo>
          </cr:reaction>
        </cr:reactions>
      </w16:ext>
    </w16cex:extLst>
  </w16cex:commentExtensible>
  <w16cex:commentExtensible w16cex:durableId="22EC1B57" w16cex:dateUtc="2025-08-01T14:23:00Z">
    <w16cex:extLst>
      <w16:ext w16:uri="{CE6994B0-6A32-4C9F-8C6B-6E91EDA988CE}">
        <cr:reactions xmlns:cr="http://schemas.microsoft.com/office/comments/2020/reactions">
          <cr:reaction reactionType="1">
            <cr:reactionInfo dateUtc="2025-08-01T14:40:43Z">
              <cr:user userId="S::jcarey@babson.edu::2e440be9-dc3a-4c03-bad6-972b6de1c342" userProvider="AD" userName="Joanna Carey"/>
            </cr:reactionInfo>
          </cr:reaction>
        </cr:reactions>
      </w16:ext>
    </w16cex:extLst>
  </w16cex:commentExtensible>
  <w16cex:commentExtensible w16cex:durableId="67AD6F96" w16cex:dateUtc="2025-08-01T14:16:00Z"/>
  <w16cex:commentExtensible w16cex:durableId="7D824489" w16cex:dateUtc="2025-08-01T14:41:00Z">
    <w16cex:extLst>
      <w16:ext w16:uri="{CE6994B0-6A32-4C9F-8C6B-6E91EDA988CE}">
        <cr:reactions xmlns:cr="http://schemas.microsoft.com/office/comments/2020/reactions">
          <cr:reaction reactionType="1">
            <cr:reactionInfo dateUtc="2025-08-12T16:08:34Z">
              <cr:user userId="S::dblodgett@babson.edu::45fe7c0f-261c-40c2-a506-edab19db1f37" userProvider="AD" userName="David Blodgett"/>
            </cr:reactionInfo>
          </cr:reaction>
        </cr:reactions>
      </w16:ext>
    </w16cex:extLst>
  </w16cex:commentExtensible>
  <w16cex:commentExtensible w16cex:durableId="08F7E0FE" w16cex:dateUtc="2025-08-01T14:26:00Z">
    <w16cex:extLst>
      <w16:ext w16:uri="{CE6994B0-6A32-4C9F-8C6B-6E91EDA988CE}">
        <cr:reactions xmlns:cr="http://schemas.microsoft.com/office/comments/2020/reactions">
          <cr:reaction reactionType="1">
            <cr:reactionInfo dateUtc="2025-08-01T14:42:13Z">
              <cr:user userId="S::jcarey@babson.edu::2e440be9-dc3a-4c03-bad6-972b6de1c342" userProvider="AD" userName="Joanna Carey"/>
            </cr:reactionInfo>
          </cr:reaction>
        </cr:reactions>
      </w16:ext>
    </w16cex:extLst>
  </w16cex:commentExtensible>
  <w16cex:commentExtensible w16cex:durableId="779DA23A" w16cex:dateUtc="2025-08-01T14:41:00Z"/>
  <w16cex:commentExtensible w16cex:durableId="6FAA05EE" w16cex:dateUtc="2025-08-01T17:02:00Z"/>
  <w16cex:commentExtensible w16cex:durableId="417B9C0A" w16cex:dateUtc="2025-08-01T14:27:00Z">
    <w16cex:extLst>
      <w16:ext w16:uri="{CE6994B0-6A32-4C9F-8C6B-6E91EDA988CE}">
        <cr:reactions xmlns:cr="http://schemas.microsoft.com/office/comments/2020/reactions">
          <cr:reaction reactionType="1">
            <cr:reactionInfo dateUtc="2025-08-01T14:42:12Z">
              <cr:user userId="S::jcarey@babson.edu::2e440be9-dc3a-4c03-bad6-972b6de1c342" userProvider="AD" userName="Joanna Carey"/>
            </cr:reactionInfo>
            <cr:reactionInfo dateUtc="2025-08-01T17:02:45Z">
              <cr:user userId="S::dblodgett@babson.edu::45fe7c0f-261c-40c2-a506-edab19db1f37" userProvider="AD" userName="David Blodgett"/>
            </cr:reactionInfo>
          </cr:reaction>
        </cr:reactions>
      </w16:ext>
    </w16cex:extLst>
  </w16cex:commentExtensible>
  <w16cex:commentExtensible w16cex:durableId="49FF9155" w16cex:dateUtc="2025-08-01T14:17:00Z">
    <w16cex:extLst>
      <w16:ext w16:uri="{CE6994B0-6A32-4C9F-8C6B-6E91EDA988CE}">
        <cr:reactions xmlns:cr="http://schemas.microsoft.com/office/comments/2020/reactions">
          <cr:reaction reactionType="1">
            <cr:reactionInfo dateUtc="2025-08-01T17:04:02Z">
              <cr:user userId="S::dblodgett@babson.edu::45fe7c0f-261c-40c2-a506-edab19db1f37" userProvider="AD" userName="David Blodgett"/>
            </cr:reactionInfo>
            <cr:reactionInfo dateUtc="2025-08-01T14:42:27Z">
              <cr:user userId="S::jcarey@babson.edu::2e440be9-dc3a-4c03-bad6-972b6de1c342" userProvider="AD" userName="Joanna Carey"/>
            </cr:reactionInfo>
          </cr:reaction>
        </cr:reactions>
      </w16:ext>
    </w16cex:extLst>
  </w16cex:commentExtensible>
  <w16cex:commentExtensible w16cex:durableId="0D0341F7" w16cex:dateUtc="2025-08-19T12: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2DE9FB5" w16cid:durableId="7916A84A"/>
  <w16cid:commentId w16cid:paraId="79F6C8BA" w16cid:durableId="22EC1B57"/>
  <w16cid:commentId w16cid:paraId="27259E33" w16cid:durableId="67AD6F96"/>
  <w16cid:commentId w16cid:paraId="0D61F130" w16cid:durableId="7D824489"/>
  <w16cid:commentId w16cid:paraId="62C8DC9B" w16cid:durableId="08F7E0FE"/>
  <w16cid:commentId w16cid:paraId="26C00BE8" w16cid:durableId="779DA23A"/>
  <w16cid:commentId w16cid:paraId="169A601D" w16cid:durableId="6FAA05EE"/>
  <w16cid:commentId w16cid:paraId="430D7B51" w16cid:durableId="417B9C0A"/>
  <w16cid:commentId w16cid:paraId="397CDE18" w16cid:durableId="49FF9155"/>
  <w16cid:commentId w16cid:paraId="22E5BABC" w16cid:durableId="0D0341F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Times New Roman (Body CS)">
    <w:altName w:val="Times New Roman"/>
    <w:panose1 w:val="00000000000000000000"/>
    <w:charset w:val="00"/>
    <w:family w:val="roman"/>
    <w:notTrueType/>
    <w:pitch w:val="default"/>
  </w:font>
  <w:font w:name="Times New Roman (Body Asian)">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E01685"/>
    <w:multiLevelType w:val="hybridMultilevel"/>
    <w:tmpl w:val="250A40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15BC710C"/>
    <w:multiLevelType w:val="hybridMultilevel"/>
    <w:tmpl w:val="66DC6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0DC320"/>
    <w:multiLevelType w:val="hybridMultilevel"/>
    <w:tmpl w:val="FFFFFFFF"/>
    <w:lvl w:ilvl="0" w:tplc="15747FBE">
      <w:start w:val="1"/>
      <w:numFmt w:val="bullet"/>
      <w:lvlText w:val=""/>
      <w:lvlJc w:val="left"/>
      <w:pPr>
        <w:ind w:left="1080" w:hanging="360"/>
      </w:pPr>
      <w:rPr>
        <w:rFonts w:ascii="Symbol" w:hAnsi="Symbol" w:hint="default"/>
      </w:rPr>
    </w:lvl>
    <w:lvl w:ilvl="1" w:tplc="FDB49ECC">
      <w:start w:val="1"/>
      <w:numFmt w:val="bullet"/>
      <w:lvlText w:val="o"/>
      <w:lvlJc w:val="left"/>
      <w:pPr>
        <w:ind w:left="1800" w:hanging="360"/>
      </w:pPr>
      <w:rPr>
        <w:rFonts w:ascii="Courier New" w:hAnsi="Courier New" w:hint="default"/>
      </w:rPr>
    </w:lvl>
    <w:lvl w:ilvl="2" w:tplc="83B8C7D2">
      <w:start w:val="1"/>
      <w:numFmt w:val="bullet"/>
      <w:lvlText w:val=""/>
      <w:lvlJc w:val="left"/>
      <w:pPr>
        <w:ind w:left="2520" w:hanging="360"/>
      </w:pPr>
      <w:rPr>
        <w:rFonts w:ascii="Wingdings" w:hAnsi="Wingdings" w:hint="default"/>
      </w:rPr>
    </w:lvl>
    <w:lvl w:ilvl="3" w:tplc="46AC8A78">
      <w:start w:val="1"/>
      <w:numFmt w:val="bullet"/>
      <w:lvlText w:val=""/>
      <w:lvlJc w:val="left"/>
      <w:pPr>
        <w:ind w:left="3240" w:hanging="360"/>
      </w:pPr>
      <w:rPr>
        <w:rFonts w:ascii="Symbol" w:hAnsi="Symbol" w:hint="default"/>
      </w:rPr>
    </w:lvl>
    <w:lvl w:ilvl="4" w:tplc="94E496CC">
      <w:start w:val="1"/>
      <w:numFmt w:val="bullet"/>
      <w:lvlText w:val="o"/>
      <w:lvlJc w:val="left"/>
      <w:pPr>
        <w:ind w:left="3960" w:hanging="360"/>
      </w:pPr>
      <w:rPr>
        <w:rFonts w:ascii="Courier New" w:hAnsi="Courier New" w:hint="default"/>
      </w:rPr>
    </w:lvl>
    <w:lvl w:ilvl="5" w:tplc="88FC8FFA">
      <w:start w:val="1"/>
      <w:numFmt w:val="bullet"/>
      <w:lvlText w:val=""/>
      <w:lvlJc w:val="left"/>
      <w:pPr>
        <w:ind w:left="4680" w:hanging="360"/>
      </w:pPr>
      <w:rPr>
        <w:rFonts w:ascii="Wingdings" w:hAnsi="Wingdings" w:hint="default"/>
      </w:rPr>
    </w:lvl>
    <w:lvl w:ilvl="6" w:tplc="1220B35A">
      <w:start w:val="1"/>
      <w:numFmt w:val="bullet"/>
      <w:lvlText w:val=""/>
      <w:lvlJc w:val="left"/>
      <w:pPr>
        <w:ind w:left="5400" w:hanging="360"/>
      </w:pPr>
      <w:rPr>
        <w:rFonts w:ascii="Symbol" w:hAnsi="Symbol" w:hint="default"/>
      </w:rPr>
    </w:lvl>
    <w:lvl w:ilvl="7" w:tplc="FCAE340E">
      <w:start w:val="1"/>
      <w:numFmt w:val="bullet"/>
      <w:lvlText w:val="o"/>
      <w:lvlJc w:val="left"/>
      <w:pPr>
        <w:ind w:left="6120" w:hanging="360"/>
      </w:pPr>
      <w:rPr>
        <w:rFonts w:ascii="Courier New" w:hAnsi="Courier New" w:hint="default"/>
      </w:rPr>
    </w:lvl>
    <w:lvl w:ilvl="8" w:tplc="6B9E280E">
      <w:start w:val="1"/>
      <w:numFmt w:val="bullet"/>
      <w:lvlText w:val=""/>
      <w:lvlJc w:val="left"/>
      <w:pPr>
        <w:ind w:left="6840" w:hanging="360"/>
      </w:pPr>
      <w:rPr>
        <w:rFonts w:ascii="Wingdings" w:hAnsi="Wingdings" w:hint="default"/>
      </w:rPr>
    </w:lvl>
  </w:abstractNum>
  <w:abstractNum w:abstractNumId="3" w15:restartNumberingAfterBreak="0">
    <w:nsid w:val="45A76B31"/>
    <w:multiLevelType w:val="hybridMultilevel"/>
    <w:tmpl w:val="06DC68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5CFAF74"/>
    <w:multiLevelType w:val="hybridMultilevel"/>
    <w:tmpl w:val="FFFFFFFF"/>
    <w:lvl w:ilvl="0" w:tplc="AF8AD0AC">
      <w:start w:val="1"/>
      <w:numFmt w:val="bullet"/>
      <w:lvlText w:val=""/>
      <w:lvlJc w:val="left"/>
      <w:pPr>
        <w:ind w:left="1080" w:hanging="360"/>
      </w:pPr>
      <w:rPr>
        <w:rFonts w:ascii="Symbol" w:hAnsi="Symbol" w:hint="default"/>
      </w:rPr>
    </w:lvl>
    <w:lvl w:ilvl="1" w:tplc="E6C830F0">
      <w:start w:val="1"/>
      <w:numFmt w:val="bullet"/>
      <w:lvlText w:val="o"/>
      <w:lvlJc w:val="left"/>
      <w:pPr>
        <w:ind w:left="1800" w:hanging="360"/>
      </w:pPr>
      <w:rPr>
        <w:rFonts w:ascii="Courier New" w:hAnsi="Courier New" w:hint="default"/>
      </w:rPr>
    </w:lvl>
    <w:lvl w:ilvl="2" w:tplc="CDE09648">
      <w:start w:val="1"/>
      <w:numFmt w:val="bullet"/>
      <w:lvlText w:val=""/>
      <w:lvlJc w:val="left"/>
      <w:pPr>
        <w:ind w:left="2520" w:hanging="360"/>
      </w:pPr>
      <w:rPr>
        <w:rFonts w:ascii="Wingdings" w:hAnsi="Wingdings" w:hint="default"/>
      </w:rPr>
    </w:lvl>
    <w:lvl w:ilvl="3" w:tplc="B5505F02">
      <w:start w:val="1"/>
      <w:numFmt w:val="bullet"/>
      <w:lvlText w:val=""/>
      <w:lvlJc w:val="left"/>
      <w:pPr>
        <w:ind w:left="3240" w:hanging="360"/>
      </w:pPr>
      <w:rPr>
        <w:rFonts w:ascii="Symbol" w:hAnsi="Symbol" w:hint="default"/>
      </w:rPr>
    </w:lvl>
    <w:lvl w:ilvl="4" w:tplc="489860B2">
      <w:start w:val="1"/>
      <w:numFmt w:val="bullet"/>
      <w:lvlText w:val="o"/>
      <w:lvlJc w:val="left"/>
      <w:pPr>
        <w:ind w:left="3960" w:hanging="360"/>
      </w:pPr>
      <w:rPr>
        <w:rFonts w:ascii="Courier New" w:hAnsi="Courier New" w:hint="default"/>
      </w:rPr>
    </w:lvl>
    <w:lvl w:ilvl="5" w:tplc="E312CE9E">
      <w:start w:val="1"/>
      <w:numFmt w:val="bullet"/>
      <w:lvlText w:val=""/>
      <w:lvlJc w:val="left"/>
      <w:pPr>
        <w:ind w:left="4680" w:hanging="360"/>
      </w:pPr>
      <w:rPr>
        <w:rFonts w:ascii="Wingdings" w:hAnsi="Wingdings" w:hint="default"/>
      </w:rPr>
    </w:lvl>
    <w:lvl w:ilvl="6" w:tplc="230A879A">
      <w:start w:val="1"/>
      <w:numFmt w:val="bullet"/>
      <w:lvlText w:val=""/>
      <w:lvlJc w:val="left"/>
      <w:pPr>
        <w:ind w:left="5400" w:hanging="360"/>
      </w:pPr>
      <w:rPr>
        <w:rFonts w:ascii="Symbol" w:hAnsi="Symbol" w:hint="default"/>
      </w:rPr>
    </w:lvl>
    <w:lvl w:ilvl="7" w:tplc="7E4C8EA8">
      <w:start w:val="1"/>
      <w:numFmt w:val="bullet"/>
      <w:lvlText w:val="o"/>
      <w:lvlJc w:val="left"/>
      <w:pPr>
        <w:ind w:left="6120" w:hanging="360"/>
      </w:pPr>
      <w:rPr>
        <w:rFonts w:ascii="Courier New" w:hAnsi="Courier New" w:hint="default"/>
      </w:rPr>
    </w:lvl>
    <w:lvl w:ilvl="8" w:tplc="49CC8068">
      <w:start w:val="1"/>
      <w:numFmt w:val="bullet"/>
      <w:lvlText w:val=""/>
      <w:lvlJc w:val="left"/>
      <w:pPr>
        <w:ind w:left="6840" w:hanging="360"/>
      </w:pPr>
      <w:rPr>
        <w:rFonts w:ascii="Wingdings" w:hAnsi="Wingdings" w:hint="default"/>
      </w:rPr>
    </w:lvl>
  </w:abstractNum>
  <w:abstractNum w:abstractNumId="5" w15:restartNumberingAfterBreak="0">
    <w:nsid w:val="4B3DD05F"/>
    <w:multiLevelType w:val="hybridMultilevel"/>
    <w:tmpl w:val="FFFFFFFF"/>
    <w:lvl w:ilvl="0" w:tplc="50FEA2BA">
      <w:start w:val="1"/>
      <w:numFmt w:val="bullet"/>
      <w:lvlText w:val=""/>
      <w:lvlJc w:val="left"/>
      <w:pPr>
        <w:ind w:left="1080" w:hanging="360"/>
      </w:pPr>
      <w:rPr>
        <w:rFonts w:ascii="Symbol" w:hAnsi="Symbol" w:hint="default"/>
      </w:rPr>
    </w:lvl>
    <w:lvl w:ilvl="1" w:tplc="647AFF24">
      <w:start w:val="1"/>
      <w:numFmt w:val="bullet"/>
      <w:lvlText w:val="o"/>
      <w:lvlJc w:val="left"/>
      <w:pPr>
        <w:ind w:left="1800" w:hanging="360"/>
      </w:pPr>
      <w:rPr>
        <w:rFonts w:ascii="Courier New" w:hAnsi="Courier New" w:hint="default"/>
      </w:rPr>
    </w:lvl>
    <w:lvl w:ilvl="2" w:tplc="BAE6C2D6">
      <w:start w:val="1"/>
      <w:numFmt w:val="bullet"/>
      <w:lvlText w:val=""/>
      <w:lvlJc w:val="left"/>
      <w:pPr>
        <w:ind w:left="2520" w:hanging="360"/>
      </w:pPr>
      <w:rPr>
        <w:rFonts w:ascii="Wingdings" w:hAnsi="Wingdings" w:hint="default"/>
      </w:rPr>
    </w:lvl>
    <w:lvl w:ilvl="3" w:tplc="0E6CB140">
      <w:start w:val="1"/>
      <w:numFmt w:val="bullet"/>
      <w:lvlText w:val=""/>
      <w:lvlJc w:val="left"/>
      <w:pPr>
        <w:ind w:left="3240" w:hanging="360"/>
      </w:pPr>
      <w:rPr>
        <w:rFonts w:ascii="Symbol" w:hAnsi="Symbol" w:hint="default"/>
      </w:rPr>
    </w:lvl>
    <w:lvl w:ilvl="4" w:tplc="592C64C0">
      <w:start w:val="1"/>
      <w:numFmt w:val="bullet"/>
      <w:lvlText w:val="o"/>
      <w:lvlJc w:val="left"/>
      <w:pPr>
        <w:ind w:left="3960" w:hanging="360"/>
      </w:pPr>
      <w:rPr>
        <w:rFonts w:ascii="Courier New" w:hAnsi="Courier New" w:hint="default"/>
      </w:rPr>
    </w:lvl>
    <w:lvl w:ilvl="5" w:tplc="8BDE34FC">
      <w:start w:val="1"/>
      <w:numFmt w:val="bullet"/>
      <w:lvlText w:val=""/>
      <w:lvlJc w:val="left"/>
      <w:pPr>
        <w:ind w:left="4680" w:hanging="360"/>
      </w:pPr>
      <w:rPr>
        <w:rFonts w:ascii="Wingdings" w:hAnsi="Wingdings" w:hint="default"/>
      </w:rPr>
    </w:lvl>
    <w:lvl w:ilvl="6" w:tplc="F55ED9D8">
      <w:start w:val="1"/>
      <w:numFmt w:val="bullet"/>
      <w:lvlText w:val=""/>
      <w:lvlJc w:val="left"/>
      <w:pPr>
        <w:ind w:left="5400" w:hanging="360"/>
      </w:pPr>
      <w:rPr>
        <w:rFonts w:ascii="Symbol" w:hAnsi="Symbol" w:hint="default"/>
      </w:rPr>
    </w:lvl>
    <w:lvl w:ilvl="7" w:tplc="C5E0CD76">
      <w:start w:val="1"/>
      <w:numFmt w:val="bullet"/>
      <w:lvlText w:val="o"/>
      <w:lvlJc w:val="left"/>
      <w:pPr>
        <w:ind w:left="6120" w:hanging="360"/>
      </w:pPr>
      <w:rPr>
        <w:rFonts w:ascii="Courier New" w:hAnsi="Courier New" w:hint="default"/>
      </w:rPr>
    </w:lvl>
    <w:lvl w:ilvl="8" w:tplc="9EEE9AC4">
      <w:start w:val="1"/>
      <w:numFmt w:val="bullet"/>
      <w:lvlText w:val=""/>
      <w:lvlJc w:val="left"/>
      <w:pPr>
        <w:ind w:left="6840" w:hanging="360"/>
      </w:pPr>
      <w:rPr>
        <w:rFonts w:ascii="Wingdings" w:hAnsi="Wingdings" w:hint="default"/>
      </w:rPr>
    </w:lvl>
  </w:abstractNum>
  <w:abstractNum w:abstractNumId="6" w15:restartNumberingAfterBreak="0">
    <w:nsid w:val="5380B512"/>
    <w:multiLevelType w:val="hybridMultilevel"/>
    <w:tmpl w:val="FFFFFFFF"/>
    <w:lvl w:ilvl="0" w:tplc="053AEAE8">
      <w:start w:val="1"/>
      <w:numFmt w:val="bullet"/>
      <w:lvlText w:val=""/>
      <w:lvlJc w:val="left"/>
      <w:pPr>
        <w:ind w:left="390" w:hanging="360"/>
      </w:pPr>
      <w:rPr>
        <w:rFonts w:ascii="Symbol" w:hAnsi="Symbol" w:hint="default"/>
      </w:rPr>
    </w:lvl>
    <w:lvl w:ilvl="1" w:tplc="6700F58C">
      <w:start w:val="1"/>
      <w:numFmt w:val="bullet"/>
      <w:lvlText w:val="o"/>
      <w:lvlJc w:val="left"/>
      <w:pPr>
        <w:ind w:left="1110" w:hanging="360"/>
      </w:pPr>
      <w:rPr>
        <w:rFonts w:ascii="Courier New" w:hAnsi="Courier New" w:hint="default"/>
      </w:rPr>
    </w:lvl>
    <w:lvl w:ilvl="2" w:tplc="936876F4">
      <w:start w:val="1"/>
      <w:numFmt w:val="bullet"/>
      <w:lvlText w:val=""/>
      <w:lvlJc w:val="left"/>
      <w:pPr>
        <w:ind w:left="1830" w:hanging="360"/>
      </w:pPr>
      <w:rPr>
        <w:rFonts w:ascii="Wingdings" w:hAnsi="Wingdings" w:hint="default"/>
      </w:rPr>
    </w:lvl>
    <w:lvl w:ilvl="3" w:tplc="FA6CB12C">
      <w:start w:val="1"/>
      <w:numFmt w:val="bullet"/>
      <w:lvlText w:val=""/>
      <w:lvlJc w:val="left"/>
      <w:pPr>
        <w:ind w:left="2550" w:hanging="360"/>
      </w:pPr>
      <w:rPr>
        <w:rFonts w:ascii="Symbol" w:hAnsi="Symbol" w:hint="default"/>
      </w:rPr>
    </w:lvl>
    <w:lvl w:ilvl="4" w:tplc="684A734C">
      <w:start w:val="1"/>
      <w:numFmt w:val="bullet"/>
      <w:lvlText w:val="o"/>
      <w:lvlJc w:val="left"/>
      <w:pPr>
        <w:ind w:left="3270" w:hanging="360"/>
      </w:pPr>
      <w:rPr>
        <w:rFonts w:ascii="Courier New" w:hAnsi="Courier New" w:hint="default"/>
      </w:rPr>
    </w:lvl>
    <w:lvl w:ilvl="5" w:tplc="AA029B04">
      <w:start w:val="1"/>
      <w:numFmt w:val="bullet"/>
      <w:lvlText w:val=""/>
      <w:lvlJc w:val="left"/>
      <w:pPr>
        <w:ind w:left="3990" w:hanging="360"/>
      </w:pPr>
      <w:rPr>
        <w:rFonts w:ascii="Wingdings" w:hAnsi="Wingdings" w:hint="default"/>
      </w:rPr>
    </w:lvl>
    <w:lvl w:ilvl="6" w:tplc="6284E6F6">
      <w:start w:val="1"/>
      <w:numFmt w:val="bullet"/>
      <w:lvlText w:val=""/>
      <w:lvlJc w:val="left"/>
      <w:pPr>
        <w:ind w:left="4710" w:hanging="360"/>
      </w:pPr>
      <w:rPr>
        <w:rFonts w:ascii="Symbol" w:hAnsi="Symbol" w:hint="default"/>
      </w:rPr>
    </w:lvl>
    <w:lvl w:ilvl="7" w:tplc="20642548">
      <w:start w:val="1"/>
      <w:numFmt w:val="bullet"/>
      <w:lvlText w:val="o"/>
      <w:lvlJc w:val="left"/>
      <w:pPr>
        <w:ind w:left="5430" w:hanging="360"/>
      </w:pPr>
      <w:rPr>
        <w:rFonts w:ascii="Courier New" w:hAnsi="Courier New" w:hint="default"/>
      </w:rPr>
    </w:lvl>
    <w:lvl w:ilvl="8" w:tplc="82DC912E">
      <w:start w:val="1"/>
      <w:numFmt w:val="bullet"/>
      <w:lvlText w:val=""/>
      <w:lvlJc w:val="left"/>
      <w:pPr>
        <w:ind w:left="6150" w:hanging="360"/>
      </w:pPr>
      <w:rPr>
        <w:rFonts w:ascii="Wingdings" w:hAnsi="Wingdings" w:hint="default"/>
      </w:rPr>
    </w:lvl>
  </w:abstractNum>
  <w:num w:numId="1" w16cid:durableId="738669688">
    <w:abstractNumId w:val="0"/>
  </w:num>
  <w:num w:numId="2" w16cid:durableId="814373396">
    <w:abstractNumId w:val="0"/>
  </w:num>
  <w:num w:numId="3" w16cid:durableId="147135134">
    <w:abstractNumId w:val="3"/>
  </w:num>
  <w:num w:numId="4" w16cid:durableId="1513298912">
    <w:abstractNumId w:val="1"/>
  </w:num>
  <w:num w:numId="5" w16cid:durableId="1489250157">
    <w:abstractNumId w:val="5"/>
  </w:num>
  <w:num w:numId="6" w16cid:durableId="1475178098">
    <w:abstractNumId w:val="6"/>
  </w:num>
  <w:num w:numId="7" w16cid:durableId="2077314702">
    <w:abstractNumId w:val="2"/>
  </w:num>
  <w:num w:numId="8" w16cid:durableId="66423940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inrich, Chuck">
    <w15:presenceInfo w15:providerId="None" w15:userId="Winrich, Chuck"/>
  </w15:person>
  <w15:person w15:author="Joanna Carey">
    <w15:presenceInfo w15:providerId="AD" w15:userId="S::jcarey@babson.edu::2e440be9-dc3a-4c03-bad6-972b6de1c342"/>
  </w15:person>
  <w15:person w15:author="David Blodgett">
    <w15:presenceInfo w15:providerId="AD" w15:userId="S::dblodgett@babson.edu::45fe7c0f-261c-40c2-a506-edab19db1f3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B33"/>
    <w:rsid w:val="000026ED"/>
    <w:rsid w:val="00004EBF"/>
    <w:rsid w:val="00007C37"/>
    <w:rsid w:val="00007EE4"/>
    <w:rsid w:val="00010D95"/>
    <w:rsid w:val="00012525"/>
    <w:rsid w:val="00020DB6"/>
    <w:rsid w:val="000228C9"/>
    <w:rsid w:val="000266E1"/>
    <w:rsid w:val="00026BE6"/>
    <w:rsid w:val="00032C35"/>
    <w:rsid w:val="000343EE"/>
    <w:rsid w:val="0004055A"/>
    <w:rsid w:val="000448EA"/>
    <w:rsid w:val="00045142"/>
    <w:rsid w:val="0004731A"/>
    <w:rsid w:val="0004780F"/>
    <w:rsid w:val="00052387"/>
    <w:rsid w:val="000529A9"/>
    <w:rsid w:val="0005469E"/>
    <w:rsid w:val="00054FF8"/>
    <w:rsid w:val="0005512D"/>
    <w:rsid w:val="000566E3"/>
    <w:rsid w:val="0005677A"/>
    <w:rsid w:val="0005758C"/>
    <w:rsid w:val="0006011D"/>
    <w:rsid w:val="00060DB9"/>
    <w:rsid w:val="00063A14"/>
    <w:rsid w:val="00064660"/>
    <w:rsid w:val="0007349C"/>
    <w:rsid w:val="00073D8D"/>
    <w:rsid w:val="000804B4"/>
    <w:rsid w:val="000814DF"/>
    <w:rsid w:val="00087696"/>
    <w:rsid w:val="00087E90"/>
    <w:rsid w:val="00091EFA"/>
    <w:rsid w:val="00094749"/>
    <w:rsid w:val="00094C37"/>
    <w:rsid w:val="00096570"/>
    <w:rsid w:val="000A0010"/>
    <w:rsid w:val="000A0D02"/>
    <w:rsid w:val="000A129F"/>
    <w:rsid w:val="000A1B6E"/>
    <w:rsid w:val="000A4CD6"/>
    <w:rsid w:val="000A6074"/>
    <w:rsid w:val="000A6955"/>
    <w:rsid w:val="000A6F6D"/>
    <w:rsid w:val="000B082B"/>
    <w:rsid w:val="000B18DD"/>
    <w:rsid w:val="000B2442"/>
    <w:rsid w:val="000B531C"/>
    <w:rsid w:val="000B59AF"/>
    <w:rsid w:val="000B5AA7"/>
    <w:rsid w:val="000B68B8"/>
    <w:rsid w:val="000B6B39"/>
    <w:rsid w:val="000B75FC"/>
    <w:rsid w:val="000B76E8"/>
    <w:rsid w:val="000C22BB"/>
    <w:rsid w:val="000C40E2"/>
    <w:rsid w:val="000C5F11"/>
    <w:rsid w:val="000C6920"/>
    <w:rsid w:val="000C6C99"/>
    <w:rsid w:val="000C76C7"/>
    <w:rsid w:val="000D0DE4"/>
    <w:rsid w:val="000D35B6"/>
    <w:rsid w:val="000D5A4B"/>
    <w:rsid w:val="000D6786"/>
    <w:rsid w:val="000D7FE3"/>
    <w:rsid w:val="000E06AC"/>
    <w:rsid w:val="000E1ADD"/>
    <w:rsid w:val="000E3D8E"/>
    <w:rsid w:val="000E5085"/>
    <w:rsid w:val="000E6E47"/>
    <w:rsid w:val="000F0570"/>
    <w:rsid w:val="000F203B"/>
    <w:rsid w:val="000F526B"/>
    <w:rsid w:val="000FA0C6"/>
    <w:rsid w:val="00103750"/>
    <w:rsid w:val="00104A2B"/>
    <w:rsid w:val="00107001"/>
    <w:rsid w:val="00114282"/>
    <w:rsid w:val="00117626"/>
    <w:rsid w:val="00121F6C"/>
    <w:rsid w:val="00121F7F"/>
    <w:rsid w:val="00130161"/>
    <w:rsid w:val="00133FD4"/>
    <w:rsid w:val="00136C07"/>
    <w:rsid w:val="00137B15"/>
    <w:rsid w:val="00140DDA"/>
    <w:rsid w:val="00141A96"/>
    <w:rsid w:val="001434EC"/>
    <w:rsid w:val="0014404B"/>
    <w:rsid w:val="0014544C"/>
    <w:rsid w:val="0014563A"/>
    <w:rsid w:val="00147417"/>
    <w:rsid w:val="00151BF8"/>
    <w:rsid w:val="00154D58"/>
    <w:rsid w:val="00154F54"/>
    <w:rsid w:val="001558D1"/>
    <w:rsid w:val="001601CC"/>
    <w:rsid w:val="00160FA7"/>
    <w:rsid w:val="00161F44"/>
    <w:rsid w:val="00164244"/>
    <w:rsid w:val="001662BA"/>
    <w:rsid w:val="00166B52"/>
    <w:rsid w:val="0017079E"/>
    <w:rsid w:val="0017268E"/>
    <w:rsid w:val="00175008"/>
    <w:rsid w:val="001774E4"/>
    <w:rsid w:val="0018402A"/>
    <w:rsid w:val="0018526F"/>
    <w:rsid w:val="0018604B"/>
    <w:rsid w:val="0018683E"/>
    <w:rsid w:val="00186F95"/>
    <w:rsid w:val="00187207"/>
    <w:rsid w:val="00187D31"/>
    <w:rsid w:val="00196D2D"/>
    <w:rsid w:val="001A6660"/>
    <w:rsid w:val="001A708E"/>
    <w:rsid w:val="001A7D72"/>
    <w:rsid w:val="001B0639"/>
    <w:rsid w:val="001B2346"/>
    <w:rsid w:val="001B74AC"/>
    <w:rsid w:val="001C3359"/>
    <w:rsid w:val="001C4F33"/>
    <w:rsid w:val="001C5456"/>
    <w:rsid w:val="001C6882"/>
    <w:rsid w:val="001C6B75"/>
    <w:rsid w:val="001D0422"/>
    <w:rsid w:val="001D15A9"/>
    <w:rsid w:val="001D194D"/>
    <w:rsid w:val="001D2FEA"/>
    <w:rsid w:val="001D4B5E"/>
    <w:rsid w:val="001D5E7E"/>
    <w:rsid w:val="001D78BA"/>
    <w:rsid w:val="001E7683"/>
    <w:rsid w:val="001F0E3D"/>
    <w:rsid w:val="001F4371"/>
    <w:rsid w:val="001F7DEB"/>
    <w:rsid w:val="0020012C"/>
    <w:rsid w:val="00200A65"/>
    <w:rsid w:val="0020396A"/>
    <w:rsid w:val="002057F3"/>
    <w:rsid w:val="00207AA6"/>
    <w:rsid w:val="00212218"/>
    <w:rsid w:val="0021291F"/>
    <w:rsid w:val="00214C85"/>
    <w:rsid w:val="002165A0"/>
    <w:rsid w:val="00220ACB"/>
    <w:rsid w:val="0022265C"/>
    <w:rsid w:val="00223EF5"/>
    <w:rsid w:val="00224C46"/>
    <w:rsid w:val="00226D30"/>
    <w:rsid w:val="00231276"/>
    <w:rsid w:val="00231745"/>
    <w:rsid w:val="0023457A"/>
    <w:rsid w:val="00235BE0"/>
    <w:rsid w:val="002378EE"/>
    <w:rsid w:val="00240930"/>
    <w:rsid w:val="00242A3E"/>
    <w:rsid w:val="00242DD7"/>
    <w:rsid w:val="00243632"/>
    <w:rsid w:val="00246CA9"/>
    <w:rsid w:val="0024780A"/>
    <w:rsid w:val="00247DE0"/>
    <w:rsid w:val="00247F48"/>
    <w:rsid w:val="00250659"/>
    <w:rsid w:val="00250A39"/>
    <w:rsid w:val="00251844"/>
    <w:rsid w:val="00252F4D"/>
    <w:rsid w:val="00257DFA"/>
    <w:rsid w:val="00258512"/>
    <w:rsid w:val="00265A04"/>
    <w:rsid w:val="00266C92"/>
    <w:rsid w:val="002670A4"/>
    <w:rsid w:val="002678AB"/>
    <w:rsid w:val="00270DE1"/>
    <w:rsid w:val="002718AB"/>
    <w:rsid w:val="00271AFB"/>
    <w:rsid w:val="00271F26"/>
    <w:rsid w:val="00274190"/>
    <w:rsid w:val="00276AFC"/>
    <w:rsid w:val="00276ECF"/>
    <w:rsid w:val="00277871"/>
    <w:rsid w:val="002816B2"/>
    <w:rsid w:val="00282C91"/>
    <w:rsid w:val="00293214"/>
    <w:rsid w:val="002A011E"/>
    <w:rsid w:val="002A4CA3"/>
    <w:rsid w:val="002A5A5D"/>
    <w:rsid w:val="002B600B"/>
    <w:rsid w:val="002B63F2"/>
    <w:rsid w:val="002C1202"/>
    <w:rsid w:val="002C1851"/>
    <w:rsid w:val="002C560B"/>
    <w:rsid w:val="002D0689"/>
    <w:rsid w:val="002D21AE"/>
    <w:rsid w:val="002D4029"/>
    <w:rsid w:val="002D5A5D"/>
    <w:rsid w:val="002D6F66"/>
    <w:rsid w:val="002E14D6"/>
    <w:rsid w:val="002E2B54"/>
    <w:rsid w:val="002F111C"/>
    <w:rsid w:val="002F2908"/>
    <w:rsid w:val="002F4F91"/>
    <w:rsid w:val="002F747C"/>
    <w:rsid w:val="00300672"/>
    <w:rsid w:val="0030239A"/>
    <w:rsid w:val="00303A1E"/>
    <w:rsid w:val="003049F0"/>
    <w:rsid w:val="00304A36"/>
    <w:rsid w:val="00311321"/>
    <w:rsid w:val="003162D0"/>
    <w:rsid w:val="00316B30"/>
    <w:rsid w:val="0031733C"/>
    <w:rsid w:val="003173DE"/>
    <w:rsid w:val="00321EBC"/>
    <w:rsid w:val="00324AB3"/>
    <w:rsid w:val="0032589F"/>
    <w:rsid w:val="00333161"/>
    <w:rsid w:val="0033424E"/>
    <w:rsid w:val="00337677"/>
    <w:rsid w:val="0034078C"/>
    <w:rsid w:val="003445A2"/>
    <w:rsid w:val="00345995"/>
    <w:rsid w:val="00345FAB"/>
    <w:rsid w:val="00346140"/>
    <w:rsid w:val="00354D26"/>
    <w:rsid w:val="00355995"/>
    <w:rsid w:val="00355E8C"/>
    <w:rsid w:val="003571C4"/>
    <w:rsid w:val="0036013B"/>
    <w:rsid w:val="00360372"/>
    <w:rsid w:val="00360BF6"/>
    <w:rsid w:val="00362173"/>
    <w:rsid w:val="0036491B"/>
    <w:rsid w:val="00364957"/>
    <w:rsid w:val="003652F7"/>
    <w:rsid w:val="00365490"/>
    <w:rsid w:val="0038059B"/>
    <w:rsid w:val="00384159"/>
    <w:rsid w:val="00384A63"/>
    <w:rsid w:val="00385D03"/>
    <w:rsid w:val="00387140"/>
    <w:rsid w:val="00390E89"/>
    <w:rsid w:val="00391376"/>
    <w:rsid w:val="00394B46"/>
    <w:rsid w:val="00395E39"/>
    <w:rsid w:val="00397432"/>
    <w:rsid w:val="00397B7F"/>
    <w:rsid w:val="003A3296"/>
    <w:rsid w:val="003A3301"/>
    <w:rsid w:val="003A3361"/>
    <w:rsid w:val="003A505C"/>
    <w:rsid w:val="003A5A7D"/>
    <w:rsid w:val="003A6E94"/>
    <w:rsid w:val="003B04E6"/>
    <w:rsid w:val="003B323C"/>
    <w:rsid w:val="003B3C50"/>
    <w:rsid w:val="003B3E30"/>
    <w:rsid w:val="003B5F53"/>
    <w:rsid w:val="003C098C"/>
    <w:rsid w:val="003C30F3"/>
    <w:rsid w:val="003C531F"/>
    <w:rsid w:val="003C68EF"/>
    <w:rsid w:val="003C7CFB"/>
    <w:rsid w:val="003D2BD5"/>
    <w:rsid w:val="003D6A93"/>
    <w:rsid w:val="003D7BEA"/>
    <w:rsid w:val="003E3960"/>
    <w:rsid w:val="003E5898"/>
    <w:rsid w:val="003F0EB3"/>
    <w:rsid w:val="003F1F80"/>
    <w:rsid w:val="003F30C5"/>
    <w:rsid w:val="00405823"/>
    <w:rsid w:val="00406BF8"/>
    <w:rsid w:val="00406FEA"/>
    <w:rsid w:val="00411DEC"/>
    <w:rsid w:val="004128C0"/>
    <w:rsid w:val="00413189"/>
    <w:rsid w:val="00413DE8"/>
    <w:rsid w:val="004151DC"/>
    <w:rsid w:val="00416312"/>
    <w:rsid w:val="004177AF"/>
    <w:rsid w:val="00417918"/>
    <w:rsid w:val="00425979"/>
    <w:rsid w:val="00425EC1"/>
    <w:rsid w:val="004348C6"/>
    <w:rsid w:val="00437538"/>
    <w:rsid w:val="004379BE"/>
    <w:rsid w:val="00441198"/>
    <w:rsid w:val="00442A4A"/>
    <w:rsid w:val="004453BD"/>
    <w:rsid w:val="00446369"/>
    <w:rsid w:val="004504A3"/>
    <w:rsid w:val="00450D88"/>
    <w:rsid w:val="0045466A"/>
    <w:rsid w:val="00455C8A"/>
    <w:rsid w:val="00460E6A"/>
    <w:rsid w:val="0046277C"/>
    <w:rsid w:val="00465863"/>
    <w:rsid w:val="00466674"/>
    <w:rsid w:val="00471532"/>
    <w:rsid w:val="004741DB"/>
    <w:rsid w:val="00474AEC"/>
    <w:rsid w:val="00476657"/>
    <w:rsid w:val="0047717A"/>
    <w:rsid w:val="00482925"/>
    <w:rsid w:val="0048548E"/>
    <w:rsid w:val="00485D8A"/>
    <w:rsid w:val="00485F3F"/>
    <w:rsid w:val="00486C3D"/>
    <w:rsid w:val="00490885"/>
    <w:rsid w:val="004952D9"/>
    <w:rsid w:val="004A0D81"/>
    <w:rsid w:val="004A2F58"/>
    <w:rsid w:val="004A406C"/>
    <w:rsid w:val="004A50C4"/>
    <w:rsid w:val="004A75EF"/>
    <w:rsid w:val="004B0223"/>
    <w:rsid w:val="004B0C22"/>
    <w:rsid w:val="004B34D0"/>
    <w:rsid w:val="004B56EF"/>
    <w:rsid w:val="004C0A9E"/>
    <w:rsid w:val="004C0E66"/>
    <w:rsid w:val="004C3ACD"/>
    <w:rsid w:val="004C4583"/>
    <w:rsid w:val="004C582B"/>
    <w:rsid w:val="004C63CA"/>
    <w:rsid w:val="004D0203"/>
    <w:rsid w:val="004D21FB"/>
    <w:rsid w:val="004D239B"/>
    <w:rsid w:val="004D29AB"/>
    <w:rsid w:val="004D2E67"/>
    <w:rsid w:val="004D32FB"/>
    <w:rsid w:val="004D724D"/>
    <w:rsid w:val="004E2D51"/>
    <w:rsid w:val="004E5188"/>
    <w:rsid w:val="004E5C2D"/>
    <w:rsid w:val="004F1A1A"/>
    <w:rsid w:val="004F2A08"/>
    <w:rsid w:val="004F2FB7"/>
    <w:rsid w:val="004F52E6"/>
    <w:rsid w:val="004F5BFE"/>
    <w:rsid w:val="004F6BD9"/>
    <w:rsid w:val="005003C6"/>
    <w:rsid w:val="0050220A"/>
    <w:rsid w:val="00504B28"/>
    <w:rsid w:val="00513021"/>
    <w:rsid w:val="00513216"/>
    <w:rsid w:val="00513298"/>
    <w:rsid w:val="005138D8"/>
    <w:rsid w:val="00514AD9"/>
    <w:rsid w:val="00516EFF"/>
    <w:rsid w:val="005174C6"/>
    <w:rsid w:val="005174C9"/>
    <w:rsid w:val="00517713"/>
    <w:rsid w:val="00517C48"/>
    <w:rsid w:val="00517E37"/>
    <w:rsid w:val="00517F0F"/>
    <w:rsid w:val="005229D7"/>
    <w:rsid w:val="00524ABF"/>
    <w:rsid w:val="005269D2"/>
    <w:rsid w:val="00526E00"/>
    <w:rsid w:val="00526E8D"/>
    <w:rsid w:val="005273E4"/>
    <w:rsid w:val="00527E54"/>
    <w:rsid w:val="00531FA5"/>
    <w:rsid w:val="00534A3E"/>
    <w:rsid w:val="00536065"/>
    <w:rsid w:val="00536CBA"/>
    <w:rsid w:val="00540C9D"/>
    <w:rsid w:val="00541F20"/>
    <w:rsid w:val="0054249C"/>
    <w:rsid w:val="005438C4"/>
    <w:rsid w:val="005446CC"/>
    <w:rsid w:val="00546CA7"/>
    <w:rsid w:val="00554637"/>
    <w:rsid w:val="00554788"/>
    <w:rsid w:val="0056184F"/>
    <w:rsid w:val="00562EC6"/>
    <w:rsid w:val="00565DB8"/>
    <w:rsid w:val="00566498"/>
    <w:rsid w:val="0057239E"/>
    <w:rsid w:val="0057277B"/>
    <w:rsid w:val="00572D8E"/>
    <w:rsid w:val="0057490A"/>
    <w:rsid w:val="00574E8C"/>
    <w:rsid w:val="00577A9E"/>
    <w:rsid w:val="005800F8"/>
    <w:rsid w:val="00581AD3"/>
    <w:rsid w:val="005831A1"/>
    <w:rsid w:val="00583829"/>
    <w:rsid w:val="00586933"/>
    <w:rsid w:val="00593331"/>
    <w:rsid w:val="0059453E"/>
    <w:rsid w:val="00596B3E"/>
    <w:rsid w:val="00596D5D"/>
    <w:rsid w:val="00596E0B"/>
    <w:rsid w:val="005A2A4B"/>
    <w:rsid w:val="005A5D0D"/>
    <w:rsid w:val="005A6AAA"/>
    <w:rsid w:val="005A7C71"/>
    <w:rsid w:val="005B53B5"/>
    <w:rsid w:val="005C10C6"/>
    <w:rsid w:val="005C16B7"/>
    <w:rsid w:val="005C31A1"/>
    <w:rsid w:val="005C4A7A"/>
    <w:rsid w:val="005D04CE"/>
    <w:rsid w:val="005D19B2"/>
    <w:rsid w:val="005D2692"/>
    <w:rsid w:val="005D2EA1"/>
    <w:rsid w:val="005D4A01"/>
    <w:rsid w:val="005D6925"/>
    <w:rsid w:val="005E2111"/>
    <w:rsid w:val="005E6253"/>
    <w:rsid w:val="005F13E3"/>
    <w:rsid w:val="005F16B0"/>
    <w:rsid w:val="005F2773"/>
    <w:rsid w:val="005F49DB"/>
    <w:rsid w:val="005F4CEC"/>
    <w:rsid w:val="006003F0"/>
    <w:rsid w:val="00601A44"/>
    <w:rsid w:val="00603F6E"/>
    <w:rsid w:val="006044FF"/>
    <w:rsid w:val="00604F65"/>
    <w:rsid w:val="006052FD"/>
    <w:rsid w:val="00610C40"/>
    <w:rsid w:val="00613855"/>
    <w:rsid w:val="00614529"/>
    <w:rsid w:val="00617D58"/>
    <w:rsid w:val="006207E7"/>
    <w:rsid w:val="006226C5"/>
    <w:rsid w:val="00622BDB"/>
    <w:rsid w:val="00626D01"/>
    <w:rsid w:val="0063076E"/>
    <w:rsid w:val="006337F0"/>
    <w:rsid w:val="00634E5E"/>
    <w:rsid w:val="006355B9"/>
    <w:rsid w:val="00637530"/>
    <w:rsid w:val="00641B84"/>
    <w:rsid w:val="00642FB5"/>
    <w:rsid w:val="0064669C"/>
    <w:rsid w:val="00650645"/>
    <w:rsid w:val="006521BD"/>
    <w:rsid w:val="00653C7B"/>
    <w:rsid w:val="00657091"/>
    <w:rsid w:val="006665B5"/>
    <w:rsid w:val="0066705C"/>
    <w:rsid w:val="006709EE"/>
    <w:rsid w:val="006764C0"/>
    <w:rsid w:val="0067690D"/>
    <w:rsid w:val="00685948"/>
    <w:rsid w:val="00685A1E"/>
    <w:rsid w:val="00687804"/>
    <w:rsid w:val="00690F87"/>
    <w:rsid w:val="006934D7"/>
    <w:rsid w:val="0069469F"/>
    <w:rsid w:val="00695E59"/>
    <w:rsid w:val="00696284"/>
    <w:rsid w:val="00697F4F"/>
    <w:rsid w:val="006A14DF"/>
    <w:rsid w:val="006A441B"/>
    <w:rsid w:val="006A7AF0"/>
    <w:rsid w:val="006B014F"/>
    <w:rsid w:val="006B27F5"/>
    <w:rsid w:val="006B37ED"/>
    <w:rsid w:val="006B3C16"/>
    <w:rsid w:val="006C1A9B"/>
    <w:rsid w:val="006C3375"/>
    <w:rsid w:val="006C3D43"/>
    <w:rsid w:val="006C6793"/>
    <w:rsid w:val="006D00C3"/>
    <w:rsid w:val="006D1B8B"/>
    <w:rsid w:val="006D26B9"/>
    <w:rsid w:val="006D4314"/>
    <w:rsid w:val="006D52F7"/>
    <w:rsid w:val="006D629B"/>
    <w:rsid w:val="006E1692"/>
    <w:rsid w:val="006E307D"/>
    <w:rsid w:val="006E8E08"/>
    <w:rsid w:val="006F048D"/>
    <w:rsid w:val="006F2437"/>
    <w:rsid w:val="006F5AA5"/>
    <w:rsid w:val="006F682C"/>
    <w:rsid w:val="00701FF5"/>
    <w:rsid w:val="00703907"/>
    <w:rsid w:val="007064D7"/>
    <w:rsid w:val="007074CB"/>
    <w:rsid w:val="00713804"/>
    <w:rsid w:val="00715091"/>
    <w:rsid w:val="007208A7"/>
    <w:rsid w:val="007211C7"/>
    <w:rsid w:val="00722379"/>
    <w:rsid w:val="00724445"/>
    <w:rsid w:val="007251B6"/>
    <w:rsid w:val="00725D9D"/>
    <w:rsid w:val="00730C62"/>
    <w:rsid w:val="00730EB9"/>
    <w:rsid w:val="007313A3"/>
    <w:rsid w:val="007325FF"/>
    <w:rsid w:val="007333BF"/>
    <w:rsid w:val="007339DE"/>
    <w:rsid w:val="00734CD2"/>
    <w:rsid w:val="007351B2"/>
    <w:rsid w:val="0074007A"/>
    <w:rsid w:val="00740E8E"/>
    <w:rsid w:val="007410EC"/>
    <w:rsid w:val="00741443"/>
    <w:rsid w:val="00741924"/>
    <w:rsid w:val="00741D8F"/>
    <w:rsid w:val="0074255B"/>
    <w:rsid w:val="00745725"/>
    <w:rsid w:val="0074637C"/>
    <w:rsid w:val="007504EC"/>
    <w:rsid w:val="0075104F"/>
    <w:rsid w:val="00757E1E"/>
    <w:rsid w:val="0076054E"/>
    <w:rsid w:val="00761E7F"/>
    <w:rsid w:val="00762F79"/>
    <w:rsid w:val="00763C48"/>
    <w:rsid w:val="00764EDB"/>
    <w:rsid w:val="00767100"/>
    <w:rsid w:val="00767B8C"/>
    <w:rsid w:val="007717DD"/>
    <w:rsid w:val="00774D7F"/>
    <w:rsid w:val="00775DD4"/>
    <w:rsid w:val="0078404B"/>
    <w:rsid w:val="007849B2"/>
    <w:rsid w:val="0079013C"/>
    <w:rsid w:val="00791150"/>
    <w:rsid w:val="0079131C"/>
    <w:rsid w:val="00792809"/>
    <w:rsid w:val="007A13ED"/>
    <w:rsid w:val="007A776E"/>
    <w:rsid w:val="007B1C9A"/>
    <w:rsid w:val="007B2211"/>
    <w:rsid w:val="007B3111"/>
    <w:rsid w:val="007B3A34"/>
    <w:rsid w:val="007B5BB1"/>
    <w:rsid w:val="007B74AF"/>
    <w:rsid w:val="007C0891"/>
    <w:rsid w:val="007C4A0B"/>
    <w:rsid w:val="007D0363"/>
    <w:rsid w:val="007D448D"/>
    <w:rsid w:val="007D501C"/>
    <w:rsid w:val="007D5FF0"/>
    <w:rsid w:val="007D6698"/>
    <w:rsid w:val="007D7A4F"/>
    <w:rsid w:val="007E4C56"/>
    <w:rsid w:val="007E6F72"/>
    <w:rsid w:val="007E7820"/>
    <w:rsid w:val="007F06CB"/>
    <w:rsid w:val="007F3BCD"/>
    <w:rsid w:val="007F5144"/>
    <w:rsid w:val="00802A75"/>
    <w:rsid w:val="008113BC"/>
    <w:rsid w:val="008146D5"/>
    <w:rsid w:val="0081477B"/>
    <w:rsid w:val="00815E34"/>
    <w:rsid w:val="00820A9B"/>
    <w:rsid w:val="00822E08"/>
    <w:rsid w:val="008238E4"/>
    <w:rsid w:val="00824FE1"/>
    <w:rsid w:val="00825BCB"/>
    <w:rsid w:val="00830EA6"/>
    <w:rsid w:val="008311C1"/>
    <w:rsid w:val="00831234"/>
    <w:rsid w:val="008333A1"/>
    <w:rsid w:val="00834105"/>
    <w:rsid w:val="0083569A"/>
    <w:rsid w:val="008360E3"/>
    <w:rsid w:val="0084009A"/>
    <w:rsid w:val="00841BD9"/>
    <w:rsid w:val="008439E2"/>
    <w:rsid w:val="008442D5"/>
    <w:rsid w:val="00846CB2"/>
    <w:rsid w:val="00847432"/>
    <w:rsid w:val="00847F2A"/>
    <w:rsid w:val="00853338"/>
    <w:rsid w:val="0085461E"/>
    <w:rsid w:val="00857582"/>
    <w:rsid w:val="00857C1E"/>
    <w:rsid w:val="00862A7D"/>
    <w:rsid w:val="0086347D"/>
    <w:rsid w:val="00864E0E"/>
    <w:rsid w:val="00866E9D"/>
    <w:rsid w:val="008676A7"/>
    <w:rsid w:val="0087085B"/>
    <w:rsid w:val="00872E76"/>
    <w:rsid w:val="00874156"/>
    <w:rsid w:val="008747BE"/>
    <w:rsid w:val="00875CBF"/>
    <w:rsid w:val="0088159B"/>
    <w:rsid w:val="008851DD"/>
    <w:rsid w:val="008855A8"/>
    <w:rsid w:val="0088637C"/>
    <w:rsid w:val="00886447"/>
    <w:rsid w:val="0089415A"/>
    <w:rsid w:val="008A01FB"/>
    <w:rsid w:val="008A0C07"/>
    <w:rsid w:val="008A11C7"/>
    <w:rsid w:val="008A1482"/>
    <w:rsid w:val="008A22A7"/>
    <w:rsid w:val="008A2C0D"/>
    <w:rsid w:val="008A37D5"/>
    <w:rsid w:val="008A4D73"/>
    <w:rsid w:val="008A5F8F"/>
    <w:rsid w:val="008A673B"/>
    <w:rsid w:val="008A69BA"/>
    <w:rsid w:val="008B07D4"/>
    <w:rsid w:val="008B4DBC"/>
    <w:rsid w:val="008B6207"/>
    <w:rsid w:val="008C08A5"/>
    <w:rsid w:val="008C0CA8"/>
    <w:rsid w:val="008C0E93"/>
    <w:rsid w:val="008D6B23"/>
    <w:rsid w:val="008D73D3"/>
    <w:rsid w:val="008E1374"/>
    <w:rsid w:val="008E2178"/>
    <w:rsid w:val="008E4A74"/>
    <w:rsid w:val="008E5442"/>
    <w:rsid w:val="008E5EF2"/>
    <w:rsid w:val="008F13FF"/>
    <w:rsid w:val="008F2616"/>
    <w:rsid w:val="008F317C"/>
    <w:rsid w:val="008F57E1"/>
    <w:rsid w:val="008F5EED"/>
    <w:rsid w:val="009023D3"/>
    <w:rsid w:val="00902725"/>
    <w:rsid w:val="00903C4C"/>
    <w:rsid w:val="00910401"/>
    <w:rsid w:val="0091052D"/>
    <w:rsid w:val="00916CD3"/>
    <w:rsid w:val="0092092A"/>
    <w:rsid w:val="009210E2"/>
    <w:rsid w:val="00922456"/>
    <w:rsid w:val="0092259B"/>
    <w:rsid w:val="00922714"/>
    <w:rsid w:val="00922B38"/>
    <w:rsid w:val="00922E50"/>
    <w:rsid w:val="00932B4D"/>
    <w:rsid w:val="00933579"/>
    <w:rsid w:val="0093361B"/>
    <w:rsid w:val="00933736"/>
    <w:rsid w:val="00933746"/>
    <w:rsid w:val="00933FEE"/>
    <w:rsid w:val="00936C57"/>
    <w:rsid w:val="00937643"/>
    <w:rsid w:val="00937B61"/>
    <w:rsid w:val="00940768"/>
    <w:rsid w:val="009434C4"/>
    <w:rsid w:val="00945A83"/>
    <w:rsid w:val="00945AC5"/>
    <w:rsid w:val="00946927"/>
    <w:rsid w:val="00953C1B"/>
    <w:rsid w:val="00953F69"/>
    <w:rsid w:val="00955038"/>
    <w:rsid w:val="0095654E"/>
    <w:rsid w:val="009571E9"/>
    <w:rsid w:val="00961FF4"/>
    <w:rsid w:val="0096274F"/>
    <w:rsid w:val="00965EBB"/>
    <w:rsid w:val="00971F66"/>
    <w:rsid w:val="009727A6"/>
    <w:rsid w:val="00975132"/>
    <w:rsid w:val="00981157"/>
    <w:rsid w:val="00982234"/>
    <w:rsid w:val="00983555"/>
    <w:rsid w:val="009836A6"/>
    <w:rsid w:val="0098524A"/>
    <w:rsid w:val="00986229"/>
    <w:rsid w:val="00990998"/>
    <w:rsid w:val="00990B67"/>
    <w:rsid w:val="00991DAF"/>
    <w:rsid w:val="009923ED"/>
    <w:rsid w:val="00995E31"/>
    <w:rsid w:val="009A13FB"/>
    <w:rsid w:val="009A44F2"/>
    <w:rsid w:val="009A473C"/>
    <w:rsid w:val="009A494F"/>
    <w:rsid w:val="009A4EB7"/>
    <w:rsid w:val="009A702B"/>
    <w:rsid w:val="009B421B"/>
    <w:rsid w:val="009B4BE7"/>
    <w:rsid w:val="009B6720"/>
    <w:rsid w:val="009B681E"/>
    <w:rsid w:val="009B715D"/>
    <w:rsid w:val="009C2BC6"/>
    <w:rsid w:val="009D18DF"/>
    <w:rsid w:val="009D1C49"/>
    <w:rsid w:val="009D62E6"/>
    <w:rsid w:val="009D6BDD"/>
    <w:rsid w:val="009E09BB"/>
    <w:rsid w:val="009E18C3"/>
    <w:rsid w:val="009E2E39"/>
    <w:rsid w:val="009E367F"/>
    <w:rsid w:val="009E52F4"/>
    <w:rsid w:val="009E6A7B"/>
    <w:rsid w:val="009E6A8A"/>
    <w:rsid w:val="009F04C3"/>
    <w:rsid w:val="009F3404"/>
    <w:rsid w:val="009F70E0"/>
    <w:rsid w:val="009F7675"/>
    <w:rsid w:val="009F776B"/>
    <w:rsid w:val="00A001CE"/>
    <w:rsid w:val="00A017F6"/>
    <w:rsid w:val="00A04C0E"/>
    <w:rsid w:val="00A05477"/>
    <w:rsid w:val="00A06931"/>
    <w:rsid w:val="00A06B20"/>
    <w:rsid w:val="00A1139F"/>
    <w:rsid w:val="00A13879"/>
    <w:rsid w:val="00A160F0"/>
    <w:rsid w:val="00A17EA1"/>
    <w:rsid w:val="00A212EA"/>
    <w:rsid w:val="00A2232E"/>
    <w:rsid w:val="00A2304E"/>
    <w:rsid w:val="00A25049"/>
    <w:rsid w:val="00A25C7B"/>
    <w:rsid w:val="00A31F5B"/>
    <w:rsid w:val="00A32E7B"/>
    <w:rsid w:val="00A35981"/>
    <w:rsid w:val="00A36381"/>
    <w:rsid w:val="00A36884"/>
    <w:rsid w:val="00A3776B"/>
    <w:rsid w:val="00A400F5"/>
    <w:rsid w:val="00A408DF"/>
    <w:rsid w:val="00A41C62"/>
    <w:rsid w:val="00A42E42"/>
    <w:rsid w:val="00A44B73"/>
    <w:rsid w:val="00A44E13"/>
    <w:rsid w:val="00A46004"/>
    <w:rsid w:val="00A4628D"/>
    <w:rsid w:val="00A47105"/>
    <w:rsid w:val="00A5106C"/>
    <w:rsid w:val="00A5158E"/>
    <w:rsid w:val="00A51999"/>
    <w:rsid w:val="00A53C3A"/>
    <w:rsid w:val="00A54811"/>
    <w:rsid w:val="00A54EFB"/>
    <w:rsid w:val="00A55259"/>
    <w:rsid w:val="00A567C5"/>
    <w:rsid w:val="00A56AB7"/>
    <w:rsid w:val="00A66AD5"/>
    <w:rsid w:val="00A709FC"/>
    <w:rsid w:val="00A71641"/>
    <w:rsid w:val="00A71A27"/>
    <w:rsid w:val="00A75765"/>
    <w:rsid w:val="00A766F8"/>
    <w:rsid w:val="00A77E6E"/>
    <w:rsid w:val="00A80157"/>
    <w:rsid w:val="00A80501"/>
    <w:rsid w:val="00A80E57"/>
    <w:rsid w:val="00A826DC"/>
    <w:rsid w:val="00A8619A"/>
    <w:rsid w:val="00A86EAF"/>
    <w:rsid w:val="00A87925"/>
    <w:rsid w:val="00A90D3F"/>
    <w:rsid w:val="00A96B3D"/>
    <w:rsid w:val="00A97C6D"/>
    <w:rsid w:val="00AA15B4"/>
    <w:rsid w:val="00AA7737"/>
    <w:rsid w:val="00AB0419"/>
    <w:rsid w:val="00AB2DEF"/>
    <w:rsid w:val="00AB31CD"/>
    <w:rsid w:val="00AB3C8F"/>
    <w:rsid w:val="00AB5370"/>
    <w:rsid w:val="00AB654F"/>
    <w:rsid w:val="00AC00CE"/>
    <w:rsid w:val="00AC1121"/>
    <w:rsid w:val="00AC45CE"/>
    <w:rsid w:val="00AC509C"/>
    <w:rsid w:val="00AD08F2"/>
    <w:rsid w:val="00AD4ED8"/>
    <w:rsid w:val="00AE0B4B"/>
    <w:rsid w:val="00AE25A2"/>
    <w:rsid w:val="00AE37CE"/>
    <w:rsid w:val="00AE3F4A"/>
    <w:rsid w:val="00AE50BF"/>
    <w:rsid w:val="00AE6CD9"/>
    <w:rsid w:val="00AE79F5"/>
    <w:rsid w:val="00AF112F"/>
    <w:rsid w:val="00AF12F1"/>
    <w:rsid w:val="00AF16B8"/>
    <w:rsid w:val="00AF1951"/>
    <w:rsid w:val="00AF2A76"/>
    <w:rsid w:val="00AF312B"/>
    <w:rsid w:val="00AF5FF3"/>
    <w:rsid w:val="00AF7377"/>
    <w:rsid w:val="00B00398"/>
    <w:rsid w:val="00B00AD7"/>
    <w:rsid w:val="00B06412"/>
    <w:rsid w:val="00B06BD7"/>
    <w:rsid w:val="00B10162"/>
    <w:rsid w:val="00B107D2"/>
    <w:rsid w:val="00B121D7"/>
    <w:rsid w:val="00B13E67"/>
    <w:rsid w:val="00B1536F"/>
    <w:rsid w:val="00B1622A"/>
    <w:rsid w:val="00B20108"/>
    <w:rsid w:val="00B21437"/>
    <w:rsid w:val="00B23C70"/>
    <w:rsid w:val="00B3122C"/>
    <w:rsid w:val="00B31E3B"/>
    <w:rsid w:val="00B32CEC"/>
    <w:rsid w:val="00B3305D"/>
    <w:rsid w:val="00B34498"/>
    <w:rsid w:val="00B3514C"/>
    <w:rsid w:val="00B353AB"/>
    <w:rsid w:val="00B37713"/>
    <w:rsid w:val="00B425FD"/>
    <w:rsid w:val="00B44A7B"/>
    <w:rsid w:val="00B47CA0"/>
    <w:rsid w:val="00B5200D"/>
    <w:rsid w:val="00B5356A"/>
    <w:rsid w:val="00B637E1"/>
    <w:rsid w:val="00B63A9F"/>
    <w:rsid w:val="00B64BDE"/>
    <w:rsid w:val="00B702E1"/>
    <w:rsid w:val="00B71F04"/>
    <w:rsid w:val="00B7300B"/>
    <w:rsid w:val="00B73057"/>
    <w:rsid w:val="00B756BB"/>
    <w:rsid w:val="00B77DE1"/>
    <w:rsid w:val="00B77E0E"/>
    <w:rsid w:val="00B8409F"/>
    <w:rsid w:val="00B85656"/>
    <w:rsid w:val="00B8634D"/>
    <w:rsid w:val="00B87694"/>
    <w:rsid w:val="00B87A5E"/>
    <w:rsid w:val="00B91F9E"/>
    <w:rsid w:val="00B92107"/>
    <w:rsid w:val="00B93FA5"/>
    <w:rsid w:val="00B95639"/>
    <w:rsid w:val="00BA03F8"/>
    <w:rsid w:val="00BA4409"/>
    <w:rsid w:val="00BA529B"/>
    <w:rsid w:val="00BA5AB1"/>
    <w:rsid w:val="00BA622E"/>
    <w:rsid w:val="00BA65D8"/>
    <w:rsid w:val="00BA696B"/>
    <w:rsid w:val="00BC00F9"/>
    <w:rsid w:val="00BC192D"/>
    <w:rsid w:val="00BC3495"/>
    <w:rsid w:val="00BC4837"/>
    <w:rsid w:val="00BC4945"/>
    <w:rsid w:val="00BC50FD"/>
    <w:rsid w:val="00BC5DFD"/>
    <w:rsid w:val="00BC5F4F"/>
    <w:rsid w:val="00BC640E"/>
    <w:rsid w:val="00BC65D7"/>
    <w:rsid w:val="00BC7A50"/>
    <w:rsid w:val="00BD03EA"/>
    <w:rsid w:val="00BD20D3"/>
    <w:rsid w:val="00BD3616"/>
    <w:rsid w:val="00BD364E"/>
    <w:rsid w:val="00BD67DB"/>
    <w:rsid w:val="00BD780D"/>
    <w:rsid w:val="00BE0159"/>
    <w:rsid w:val="00BE358F"/>
    <w:rsid w:val="00BE4813"/>
    <w:rsid w:val="00BE780C"/>
    <w:rsid w:val="00BF3FDA"/>
    <w:rsid w:val="00BF5AC2"/>
    <w:rsid w:val="00BF6358"/>
    <w:rsid w:val="00BF708B"/>
    <w:rsid w:val="00BF7710"/>
    <w:rsid w:val="00C02C9A"/>
    <w:rsid w:val="00C041A2"/>
    <w:rsid w:val="00C067A9"/>
    <w:rsid w:val="00C07F7A"/>
    <w:rsid w:val="00C114A4"/>
    <w:rsid w:val="00C14CC9"/>
    <w:rsid w:val="00C17F7B"/>
    <w:rsid w:val="00C20F1B"/>
    <w:rsid w:val="00C246E1"/>
    <w:rsid w:val="00C3064C"/>
    <w:rsid w:val="00C308EE"/>
    <w:rsid w:val="00C31255"/>
    <w:rsid w:val="00C34A8D"/>
    <w:rsid w:val="00C35045"/>
    <w:rsid w:val="00C37547"/>
    <w:rsid w:val="00C379EA"/>
    <w:rsid w:val="00C44169"/>
    <w:rsid w:val="00C50DFC"/>
    <w:rsid w:val="00C51280"/>
    <w:rsid w:val="00C55BBC"/>
    <w:rsid w:val="00C561ED"/>
    <w:rsid w:val="00C57F29"/>
    <w:rsid w:val="00C6156C"/>
    <w:rsid w:val="00C62C9C"/>
    <w:rsid w:val="00C677CB"/>
    <w:rsid w:val="00C67994"/>
    <w:rsid w:val="00C67E45"/>
    <w:rsid w:val="00C70A7A"/>
    <w:rsid w:val="00C72382"/>
    <w:rsid w:val="00C72BDD"/>
    <w:rsid w:val="00C7318E"/>
    <w:rsid w:val="00C740C5"/>
    <w:rsid w:val="00C7589C"/>
    <w:rsid w:val="00C7738F"/>
    <w:rsid w:val="00C80800"/>
    <w:rsid w:val="00C81CB0"/>
    <w:rsid w:val="00C83AF9"/>
    <w:rsid w:val="00C840E9"/>
    <w:rsid w:val="00C851D6"/>
    <w:rsid w:val="00C86913"/>
    <w:rsid w:val="00C91461"/>
    <w:rsid w:val="00C93118"/>
    <w:rsid w:val="00C942B7"/>
    <w:rsid w:val="00C94DFF"/>
    <w:rsid w:val="00C964CF"/>
    <w:rsid w:val="00C9727E"/>
    <w:rsid w:val="00C979F3"/>
    <w:rsid w:val="00CA044B"/>
    <w:rsid w:val="00CA1ADB"/>
    <w:rsid w:val="00CA502D"/>
    <w:rsid w:val="00CA57DE"/>
    <w:rsid w:val="00CA5C11"/>
    <w:rsid w:val="00CA6B25"/>
    <w:rsid w:val="00CA7546"/>
    <w:rsid w:val="00CA7B44"/>
    <w:rsid w:val="00CB03C5"/>
    <w:rsid w:val="00CB0FA8"/>
    <w:rsid w:val="00CB4025"/>
    <w:rsid w:val="00CB6F33"/>
    <w:rsid w:val="00CC0BB4"/>
    <w:rsid w:val="00CC3EF8"/>
    <w:rsid w:val="00CC4154"/>
    <w:rsid w:val="00CD4E4E"/>
    <w:rsid w:val="00CD7A37"/>
    <w:rsid w:val="00CD7D4A"/>
    <w:rsid w:val="00CE030D"/>
    <w:rsid w:val="00CE0FB7"/>
    <w:rsid w:val="00CE3F6F"/>
    <w:rsid w:val="00CE52BA"/>
    <w:rsid w:val="00CE5892"/>
    <w:rsid w:val="00CE75D2"/>
    <w:rsid w:val="00CEE642"/>
    <w:rsid w:val="00CF1B2A"/>
    <w:rsid w:val="00CF1FE8"/>
    <w:rsid w:val="00CF2989"/>
    <w:rsid w:val="00CF3513"/>
    <w:rsid w:val="00CF3547"/>
    <w:rsid w:val="00CF4186"/>
    <w:rsid w:val="00CF7282"/>
    <w:rsid w:val="00D02FD0"/>
    <w:rsid w:val="00D03190"/>
    <w:rsid w:val="00D205E1"/>
    <w:rsid w:val="00D23941"/>
    <w:rsid w:val="00D248DA"/>
    <w:rsid w:val="00D25D70"/>
    <w:rsid w:val="00D260A0"/>
    <w:rsid w:val="00D2701A"/>
    <w:rsid w:val="00D303F7"/>
    <w:rsid w:val="00D30549"/>
    <w:rsid w:val="00D30EAE"/>
    <w:rsid w:val="00D32449"/>
    <w:rsid w:val="00D33966"/>
    <w:rsid w:val="00D43D49"/>
    <w:rsid w:val="00D442F3"/>
    <w:rsid w:val="00D44871"/>
    <w:rsid w:val="00D4528E"/>
    <w:rsid w:val="00D45C36"/>
    <w:rsid w:val="00D45F2C"/>
    <w:rsid w:val="00D466CB"/>
    <w:rsid w:val="00D5385B"/>
    <w:rsid w:val="00D55813"/>
    <w:rsid w:val="00D56C55"/>
    <w:rsid w:val="00D61A8B"/>
    <w:rsid w:val="00D63128"/>
    <w:rsid w:val="00D63413"/>
    <w:rsid w:val="00D63886"/>
    <w:rsid w:val="00D668E3"/>
    <w:rsid w:val="00D70B59"/>
    <w:rsid w:val="00D73FC9"/>
    <w:rsid w:val="00D7652B"/>
    <w:rsid w:val="00D8582D"/>
    <w:rsid w:val="00D859F3"/>
    <w:rsid w:val="00D85B31"/>
    <w:rsid w:val="00D87097"/>
    <w:rsid w:val="00D87884"/>
    <w:rsid w:val="00D913D1"/>
    <w:rsid w:val="00D92F3F"/>
    <w:rsid w:val="00D956B7"/>
    <w:rsid w:val="00D95EE8"/>
    <w:rsid w:val="00D962D5"/>
    <w:rsid w:val="00D9784D"/>
    <w:rsid w:val="00DA29A3"/>
    <w:rsid w:val="00DA3A0A"/>
    <w:rsid w:val="00DB48BA"/>
    <w:rsid w:val="00DB545A"/>
    <w:rsid w:val="00DB571A"/>
    <w:rsid w:val="00DB7556"/>
    <w:rsid w:val="00DC1175"/>
    <w:rsid w:val="00DC2C5D"/>
    <w:rsid w:val="00DC303D"/>
    <w:rsid w:val="00DC3319"/>
    <w:rsid w:val="00DC58AC"/>
    <w:rsid w:val="00DD2054"/>
    <w:rsid w:val="00DD4D33"/>
    <w:rsid w:val="00DD5371"/>
    <w:rsid w:val="00DD6F73"/>
    <w:rsid w:val="00DE0D76"/>
    <w:rsid w:val="00DE432D"/>
    <w:rsid w:val="00DE4666"/>
    <w:rsid w:val="00DE4B6B"/>
    <w:rsid w:val="00DE4CD7"/>
    <w:rsid w:val="00DF0150"/>
    <w:rsid w:val="00DF1745"/>
    <w:rsid w:val="00DF182B"/>
    <w:rsid w:val="00DF338E"/>
    <w:rsid w:val="00DF3A4B"/>
    <w:rsid w:val="00DF44F3"/>
    <w:rsid w:val="00DF6BA8"/>
    <w:rsid w:val="00DF6C32"/>
    <w:rsid w:val="00DF6D41"/>
    <w:rsid w:val="00DF70B5"/>
    <w:rsid w:val="00DF70E0"/>
    <w:rsid w:val="00E0052E"/>
    <w:rsid w:val="00E0094D"/>
    <w:rsid w:val="00E00FDE"/>
    <w:rsid w:val="00E01F88"/>
    <w:rsid w:val="00E027EE"/>
    <w:rsid w:val="00E02DBB"/>
    <w:rsid w:val="00E045E2"/>
    <w:rsid w:val="00E11F73"/>
    <w:rsid w:val="00E150FF"/>
    <w:rsid w:val="00E15467"/>
    <w:rsid w:val="00E1605A"/>
    <w:rsid w:val="00E162EC"/>
    <w:rsid w:val="00E2045D"/>
    <w:rsid w:val="00E215BA"/>
    <w:rsid w:val="00E24971"/>
    <w:rsid w:val="00E2505F"/>
    <w:rsid w:val="00E2594E"/>
    <w:rsid w:val="00E334F8"/>
    <w:rsid w:val="00E36B25"/>
    <w:rsid w:val="00E372E6"/>
    <w:rsid w:val="00E402B4"/>
    <w:rsid w:val="00E441F0"/>
    <w:rsid w:val="00E45327"/>
    <w:rsid w:val="00E4602D"/>
    <w:rsid w:val="00E464F3"/>
    <w:rsid w:val="00E46C4A"/>
    <w:rsid w:val="00E509E1"/>
    <w:rsid w:val="00E515CC"/>
    <w:rsid w:val="00E5173C"/>
    <w:rsid w:val="00E51DA7"/>
    <w:rsid w:val="00E52F48"/>
    <w:rsid w:val="00E6045D"/>
    <w:rsid w:val="00E6099D"/>
    <w:rsid w:val="00E64291"/>
    <w:rsid w:val="00E64E3D"/>
    <w:rsid w:val="00E71099"/>
    <w:rsid w:val="00E74AF1"/>
    <w:rsid w:val="00E75BA2"/>
    <w:rsid w:val="00E76244"/>
    <w:rsid w:val="00E81351"/>
    <w:rsid w:val="00E817F2"/>
    <w:rsid w:val="00E833D5"/>
    <w:rsid w:val="00E8468E"/>
    <w:rsid w:val="00E84F02"/>
    <w:rsid w:val="00E85F4B"/>
    <w:rsid w:val="00E872B7"/>
    <w:rsid w:val="00E878A5"/>
    <w:rsid w:val="00E913CB"/>
    <w:rsid w:val="00E94207"/>
    <w:rsid w:val="00E94F58"/>
    <w:rsid w:val="00E95665"/>
    <w:rsid w:val="00E961CB"/>
    <w:rsid w:val="00EA01D7"/>
    <w:rsid w:val="00EA27A2"/>
    <w:rsid w:val="00EA4309"/>
    <w:rsid w:val="00EA55F9"/>
    <w:rsid w:val="00EA79B7"/>
    <w:rsid w:val="00EB03C7"/>
    <w:rsid w:val="00EB0505"/>
    <w:rsid w:val="00EB180C"/>
    <w:rsid w:val="00EB3308"/>
    <w:rsid w:val="00EB3FD7"/>
    <w:rsid w:val="00EB5500"/>
    <w:rsid w:val="00EB5C0B"/>
    <w:rsid w:val="00EB79B7"/>
    <w:rsid w:val="00EC354C"/>
    <w:rsid w:val="00EC3AD4"/>
    <w:rsid w:val="00EC3D88"/>
    <w:rsid w:val="00EC43A6"/>
    <w:rsid w:val="00ED124D"/>
    <w:rsid w:val="00ED6856"/>
    <w:rsid w:val="00ED7D2C"/>
    <w:rsid w:val="00EE6BEC"/>
    <w:rsid w:val="00EF0E76"/>
    <w:rsid w:val="00EF24EC"/>
    <w:rsid w:val="00EF28B2"/>
    <w:rsid w:val="00EF4CAF"/>
    <w:rsid w:val="00EF4D35"/>
    <w:rsid w:val="00F022BC"/>
    <w:rsid w:val="00F036E9"/>
    <w:rsid w:val="00F07709"/>
    <w:rsid w:val="00F107E8"/>
    <w:rsid w:val="00F12BF9"/>
    <w:rsid w:val="00F154C7"/>
    <w:rsid w:val="00F15849"/>
    <w:rsid w:val="00F15B33"/>
    <w:rsid w:val="00F17B8B"/>
    <w:rsid w:val="00F22872"/>
    <w:rsid w:val="00F23F68"/>
    <w:rsid w:val="00F33124"/>
    <w:rsid w:val="00F34F4F"/>
    <w:rsid w:val="00F37984"/>
    <w:rsid w:val="00F41CBD"/>
    <w:rsid w:val="00F4606F"/>
    <w:rsid w:val="00F51272"/>
    <w:rsid w:val="00F514C4"/>
    <w:rsid w:val="00F52266"/>
    <w:rsid w:val="00F56002"/>
    <w:rsid w:val="00F6268B"/>
    <w:rsid w:val="00F66275"/>
    <w:rsid w:val="00F66BEE"/>
    <w:rsid w:val="00F674B7"/>
    <w:rsid w:val="00F709A3"/>
    <w:rsid w:val="00F724BC"/>
    <w:rsid w:val="00F73E48"/>
    <w:rsid w:val="00F7709A"/>
    <w:rsid w:val="00F773EE"/>
    <w:rsid w:val="00F85ABB"/>
    <w:rsid w:val="00F956CC"/>
    <w:rsid w:val="00F95AB6"/>
    <w:rsid w:val="00F96740"/>
    <w:rsid w:val="00F96F01"/>
    <w:rsid w:val="00FA108B"/>
    <w:rsid w:val="00FA27BD"/>
    <w:rsid w:val="00FA44D4"/>
    <w:rsid w:val="00FA6828"/>
    <w:rsid w:val="00FA6B52"/>
    <w:rsid w:val="00FA778D"/>
    <w:rsid w:val="00FB00FF"/>
    <w:rsid w:val="00FB42A8"/>
    <w:rsid w:val="00FB5E91"/>
    <w:rsid w:val="00FB7135"/>
    <w:rsid w:val="00FC2C3F"/>
    <w:rsid w:val="00FC6A27"/>
    <w:rsid w:val="00FC7D14"/>
    <w:rsid w:val="00FD259A"/>
    <w:rsid w:val="00FE340F"/>
    <w:rsid w:val="00FE3CC2"/>
    <w:rsid w:val="00FF29EA"/>
    <w:rsid w:val="00FF3323"/>
    <w:rsid w:val="00FF39BB"/>
    <w:rsid w:val="00FF5405"/>
    <w:rsid w:val="00FF5BC3"/>
    <w:rsid w:val="0119DBE5"/>
    <w:rsid w:val="015AB72D"/>
    <w:rsid w:val="016B2E80"/>
    <w:rsid w:val="01A686A9"/>
    <w:rsid w:val="0206AEDE"/>
    <w:rsid w:val="0211FE76"/>
    <w:rsid w:val="022A6D75"/>
    <w:rsid w:val="025EABE2"/>
    <w:rsid w:val="037635D9"/>
    <w:rsid w:val="03881F56"/>
    <w:rsid w:val="03A900F3"/>
    <w:rsid w:val="03CA1159"/>
    <w:rsid w:val="04039CA3"/>
    <w:rsid w:val="042FE3E0"/>
    <w:rsid w:val="04335A71"/>
    <w:rsid w:val="0437072D"/>
    <w:rsid w:val="043D2533"/>
    <w:rsid w:val="04471D4E"/>
    <w:rsid w:val="046A588D"/>
    <w:rsid w:val="0487BA60"/>
    <w:rsid w:val="05499530"/>
    <w:rsid w:val="05DCE732"/>
    <w:rsid w:val="0682AD76"/>
    <w:rsid w:val="06A25315"/>
    <w:rsid w:val="06B6AAF8"/>
    <w:rsid w:val="06E975E6"/>
    <w:rsid w:val="07251AC1"/>
    <w:rsid w:val="0774433D"/>
    <w:rsid w:val="079382E7"/>
    <w:rsid w:val="08065CC9"/>
    <w:rsid w:val="080D071F"/>
    <w:rsid w:val="081A6ED7"/>
    <w:rsid w:val="08A3341F"/>
    <w:rsid w:val="09DE1766"/>
    <w:rsid w:val="09F06464"/>
    <w:rsid w:val="09F87DE4"/>
    <w:rsid w:val="0A40C8F8"/>
    <w:rsid w:val="0AFE6263"/>
    <w:rsid w:val="0B56BDEE"/>
    <w:rsid w:val="0B84B34C"/>
    <w:rsid w:val="0BB11420"/>
    <w:rsid w:val="0BE097FB"/>
    <w:rsid w:val="0C05DBAB"/>
    <w:rsid w:val="0C6D5263"/>
    <w:rsid w:val="0CA6C412"/>
    <w:rsid w:val="0CC7EB70"/>
    <w:rsid w:val="0D06927D"/>
    <w:rsid w:val="0D2C8151"/>
    <w:rsid w:val="0D318C49"/>
    <w:rsid w:val="0D869E75"/>
    <w:rsid w:val="0DD770AF"/>
    <w:rsid w:val="0E165D9F"/>
    <w:rsid w:val="0E22D8D3"/>
    <w:rsid w:val="0F647661"/>
    <w:rsid w:val="0FA7D56F"/>
    <w:rsid w:val="0FEB3B16"/>
    <w:rsid w:val="10190E05"/>
    <w:rsid w:val="1044EAA4"/>
    <w:rsid w:val="104DD933"/>
    <w:rsid w:val="104F5573"/>
    <w:rsid w:val="10A9F764"/>
    <w:rsid w:val="10D98A34"/>
    <w:rsid w:val="11171C08"/>
    <w:rsid w:val="113CB373"/>
    <w:rsid w:val="114ADDD8"/>
    <w:rsid w:val="115D8AEE"/>
    <w:rsid w:val="11EC46D1"/>
    <w:rsid w:val="12251434"/>
    <w:rsid w:val="12BCC890"/>
    <w:rsid w:val="13409C61"/>
    <w:rsid w:val="1375A4F4"/>
    <w:rsid w:val="1395BC16"/>
    <w:rsid w:val="13B3AFA8"/>
    <w:rsid w:val="13D24944"/>
    <w:rsid w:val="13EE359C"/>
    <w:rsid w:val="14A014C8"/>
    <w:rsid w:val="15098EB5"/>
    <w:rsid w:val="15213610"/>
    <w:rsid w:val="1525D4B3"/>
    <w:rsid w:val="152AAA51"/>
    <w:rsid w:val="15549B2B"/>
    <w:rsid w:val="1614ED4E"/>
    <w:rsid w:val="16A04F84"/>
    <w:rsid w:val="16BA7D15"/>
    <w:rsid w:val="16BCA43F"/>
    <w:rsid w:val="16E673D3"/>
    <w:rsid w:val="1724DEE0"/>
    <w:rsid w:val="172DAEBE"/>
    <w:rsid w:val="17C4981A"/>
    <w:rsid w:val="17D936CA"/>
    <w:rsid w:val="1873F4C8"/>
    <w:rsid w:val="19DB420E"/>
    <w:rsid w:val="1AE8B869"/>
    <w:rsid w:val="1B33539B"/>
    <w:rsid w:val="1B43F17B"/>
    <w:rsid w:val="1B7A2794"/>
    <w:rsid w:val="1BD7F811"/>
    <w:rsid w:val="1C788BA6"/>
    <w:rsid w:val="1CD2C455"/>
    <w:rsid w:val="1D21FB6F"/>
    <w:rsid w:val="1DB2E13E"/>
    <w:rsid w:val="1E05E02D"/>
    <w:rsid w:val="1E5C0EFB"/>
    <w:rsid w:val="1F27F632"/>
    <w:rsid w:val="1F595AB3"/>
    <w:rsid w:val="1F95F275"/>
    <w:rsid w:val="1FA52E82"/>
    <w:rsid w:val="1FB57C41"/>
    <w:rsid w:val="1FE34252"/>
    <w:rsid w:val="2091AFE1"/>
    <w:rsid w:val="20C86563"/>
    <w:rsid w:val="210D1373"/>
    <w:rsid w:val="211802B6"/>
    <w:rsid w:val="212D2C6C"/>
    <w:rsid w:val="21D8E84B"/>
    <w:rsid w:val="22068A32"/>
    <w:rsid w:val="225B3ADE"/>
    <w:rsid w:val="234E731D"/>
    <w:rsid w:val="23AB5C29"/>
    <w:rsid w:val="23BBD76E"/>
    <w:rsid w:val="24193E24"/>
    <w:rsid w:val="243A8740"/>
    <w:rsid w:val="24899097"/>
    <w:rsid w:val="2563E06B"/>
    <w:rsid w:val="257E9C5F"/>
    <w:rsid w:val="258EA004"/>
    <w:rsid w:val="25C1F566"/>
    <w:rsid w:val="262294F1"/>
    <w:rsid w:val="2659E854"/>
    <w:rsid w:val="268612BE"/>
    <w:rsid w:val="268F51F1"/>
    <w:rsid w:val="27282B64"/>
    <w:rsid w:val="273CB36B"/>
    <w:rsid w:val="27A3783C"/>
    <w:rsid w:val="27BFBBF5"/>
    <w:rsid w:val="27E3EFEE"/>
    <w:rsid w:val="284B683A"/>
    <w:rsid w:val="28964266"/>
    <w:rsid w:val="29185174"/>
    <w:rsid w:val="2922AB96"/>
    <w:rsid w:val="296A9967"/>
    <w:rsid w:val="29C2238D"/>
    <w:rsid w:val="29C58128"/>
    <w:rsid w:val="29F3F50A"/>
    <w:rsid w:val="2A264591"/>
    <w:rsid w:val="2A522305"/>
    <w:rsid w:val="2A62DD68"/>
    <w:rsid w:val="2BE6A18A"/>
    <w:rsid w:val="2C135EAF"/>
    <w:rsid w:val="2C8E6282"/>
    <w:rsid w:val="2CA400EB"/>
    <w:rsid w:val="2CAEF1B0"/>
    <w:rsid w:val="2CB18D1C"/>
    <w:rsid w:val="2CCB9F3E"/>
    <w:rsid w:val="2D2603A8"/>
    <w:rsid w:val="2DEAC065"/>
    <w:rsid w:val="2E1BE208"/>
    <w:rsid w:val="2E391C7E"/>
    <w:rsid w:val="2E6A26A6"/>
    <w:rsid w:val="2E9BEA3E"/>
    <w:rsid w:val="2EACE95C"/>
    <w:rsid w:val="2F245754"/>
    <w:rsid w:val="2FAA2BEC"/>
    <w:rsid w:val="2FDEB2C3"/>
    <w:rsid w:val="2FF1A2A0"/>
    <w:rsid w:val="307D1833"/>
    <w:rsid w:val="309F8029"/>
    <w:rsid w:val="30B04EE5"/>
    <w:rsid w:val="3101D938"/>
    <w:rsid w:val="3175BA4F"/>
    <w:rsid w:val="31979445"/>
    <w:rsid w:val="32366431"/>
    <w:rsid w:val="32379FC2"/>
    <w:rsid w:val="32E6AC9B"/>
    <w:rsid w:val="334A4D00"/>
    <w:rsid w:val="33A7DAAD"/>
    <w:rsid w:val="33D5943E"/>
    <w:rsid w:val="342C5E86"/>
    <w:rsid w:val="34900E50"/>
    <w:rsid w:val="34A6E594"/>
    <w:rsid w:val="34C1AF37"/>
    <w:rsid w:val="34EB4875"/>
    <w:rsid w:val="3581DAB9"/>
    <w:rsid w:val="35990657"/>
    <w:rsid w:val="35C23C16"/>
    <w:rsid w:val="35D6AD57"/>
    <w:rsid w:val="35E0FDEC"/>
    <w:rsid w:val="35F0E639"/>
    <w:rsid w:val="361E0F4D"/>
    <w:rsid w:val="36DFB1CD"/>
    <w:rsid w:val="3779EEDF"/>
    <w:rsid w:val="37A48FEE"/>
    <w:rsid w:val="37EDC27F"/>
    <w:rsid w:val="38555FE1"/>
    <w:rsid w:val="3868DDA8"/>
    <w:rsid w:val="38E49625"/>
    <w:rsid w:val="393A0A8C"/>
    <w:rsid w:val="399B5013"/>
    <w:rsid w:val="39C2B503"/>
    <w:rsid w:val="3A26E81A"/>
    <w:rsid w:val="3B20911B"/>
    <w:rsid w:val="3B3282CE"/>
    <w:rsid w:val="3B508BDD"/>
    <w:rsid w:val="3BCAB260"/>
    <w:rsid w:val="3BD2B1E4"/>
    <w:rsid w:val="3C18E4F8"/>
    <w:rsid w:val="3CA01BCF"/>
    <w:rsid w:val="3CC55C49"/>
    <w:rsid w:val="3D3E343B"/>
    <w:rsid w:val="3DAB362E"/>
    <w:rsid w:val="3DB2EE35"/>
    <w:rsid w:val="3E81DD63"/>
    <w:rsid w:val="3EC94715"/>
    <w:rsid w:val="3F2C5D86"/>
    <w:rsid w:val="400DB042"/>
    <w:rsid w:val="401ECEF8"/>
    <w:rsid w:val="40429680"/>
    <w:rsid w:val="405AA040"/>
    <w:rsid w:val="40E38AF2"/>
    <w:rsid w:val="416E3BD6"/>
    <w:rsid w:val="4253C318"/>
    <w:rsid w:val="42672ACD"/>
    <w:rsid w:val="42E24761"/>
    <w:rsid w:val="43262C0A"/>
    <w:rsid w:val="4409FB76"/>
    <w:rsid w:val="44241BBC"/>
    <w:rsid w:val="445B8540"/>
    <w:rsid w:val="44CCFAC2"/>
    <w:rsid w:val="44E26F99"/>
    <w:rsid w:val="44E471E9"/>
    <w:rsid w:val="44EB1769"/>
    <w:rsid w:val="44FFAF6B"/>
    <w:rsid w:val="452AA6C8"/>
    <w:rsid w:val="462E7B87"/>
    <w:rsid w:val="463193D8"/>
    <w:rsid w:val="4641633D"/>
    <w:rsid w:val="4669A6C0"/>
    <w:rsid w:val="46C7D680"/>
    <w:rsid w:val="46FC6EDE"/>
    <w:rsid w:val="4719805F"/>
    <w:rsid w:val="47730009"/>
    <w:rsid w:val="478094D6"/>
    <w:rsid w:val="4794F42B"/>
    <w:rsid w:val="480C8634"/>
    <w:rsid w:val="481BDB18"/>
    <w:rsid w:val="48267DE4"/>
    <w:rsid w:val="483E63D9"/>
    <w:rsid w:val="484C9987"/>
    <w:rsid w:val="48FBDF43"/>
    <w:rsid w:val="48FCC561"/>
    <w:rsid w:val="49AB4DC2"/>
    <w:rsid w:val="49E819E5"/>
    <w:rsid w:val="49F23892"/>
    <w:rsid w:val="4A40F603"/>
    <w:rsid w:val="4A9369CC"/>
    <w:rsid w:val="4AB943C7"/>
    <w:rsid w:val="4B5F52EF"/>
    <w:rsid w:val="4BB206E0"/>
    <w:rsid w:val="4C0FF40B"/>
    <w:rsid w:val="4C3880A3"/>
    <w:rsid w:val="4C3C206A"/>
    <w:rsid w:val="4CB20778"/>
    <w:rsid w:val="4CB245D8"/>
    <w:rsid w:val="4CCE7A64"/>
    <w:rsid w:val="4D0B8FB3"/>
    <w:rsid w:val="4D53460C"/>
    <w:rsid w:val="4D8D98FC"/>
    <w:rsid w:val="4DC5DF12"/>
    <w:rsid w:val="4DC81FEA"/>
    <w:rsid w:val="4E0537B6"/>
    <w:rsid w:val="4E309960"/>
    <w:rsid w:val="4E360B8B"/>
    <w:rsid w:val="4E3B2761"/>
    <w:rsid w:val="4E44D068"/>
    <w:rsid w:val="4E4FE3EA"/>
    <w:rsid w:val="4EC79435"/>
    <w:rsid w:val="4ED17DB3"/>
    <w:rsid w:val="4ED236DC"/>
    <w:rsid w:val="4F55D0C9"/>
    <w:rsid w:val="4F9B1464"/>
    <w:rsid w:val="4FDF46B6"/>
    <w:rsid w:val="501D8C25"/>
    <w:rsid w:val="51293C07"/>
    <w:rsid w:val="51556CFB"/>
    <w:rsid w:val="51700AB9"/>
    <w:rsid w:val="517A5C42"/>
    <w:rsid w:val="51B1E7FE"/>
    <w:rsid w:val="51FA8377"/>
    <w:rsid w:val="5212D5D6"/>
    <w:rsid w:val="5224D8D8"/>
    <w:rsid w:val="5257465B"/>
    <w:rsid w:val="525A01FC"/>
    <w:rsid w:val="52C0F0FD"/>
    <w:rsid w:val="533593F0"/>
    <w:rsid w:val="53C008C9"/>
    <w:rsid w:val="53CACA42"/>
    <w:rsid w:val="53EB5F84"/>
    <w:rsid w:val="543DFB1A"/>
    <w:rsid w:val="545E0172"/>
    <w:rsid w:val="54C8B220"/>
    <w:rsid w:val="54CD2BF6"/>
    <w:rsid w:val="5511DA8D"/>
    <w:rsid w:val="55AB95FB"/>
    <w:rsid w:val="55CFEF4A"/>
    <w:rsid w:val="561F82CD"/>
    <w:rsid w:val="56212589"/>
    <w:rsid w:val="568174F0"/>
    <w:rsid w:val="56A134CD"/>
    <w:rsid w:val="56DC1A15"/>
    <w:rsid w:val="56FF5FC5"/>
    <w:rsid w:val="57E82D92"/>
    <w:rsid w:val="5834FA47"/>
    <w:rsid w:val="587CA169"/>
    <w:rsid w:val="5890E97F"/>
    <w:rsid w:val="589C0E32"/>
    <w:rsid w:val="58BE01A3"/>
    <w:rsid w:val="5935084A"/>
    <w:rsid w:val="5989CFD3"/>
    <w:rsid w:val="59A15F82"/>
    <w:rsid w:val="59C7F97F"/>
    <w:rsid w:val="59CCCB1D"/>
    <w:rsid w:val="5A68E64B"/>
    <w:rsid w:val="5A7B3892"/>
    <w:rsid w:val="5A7FAC32"/>
    <w:rsid w:val="5A80DDE8"/>
    <w:rsid w:val="5B1675AB"/>
    <w:rsid w:val="5BC3D7E0"/>
    <w:rsid w:val="5BFEAB37"/>
    <w:rsid w:val="5D52BE84"/>
    <w:rsid w:val="5DBC1FBA"/>
    <w:rsid w:val="5E12E35D"/>
    <w:rsid w:val="5E60C4F7"/>
    <w:rsid w:val="5EAE6382"/>
    <w:rsid w:val="5F05146A"/>
    <w:rsid w:val="5F542CAF"/>
    <w:rsid w:val="5F9DCD85"/>
    <w:rsid w:val="600BB486"/>
    <w:rsid w:val="60BE78E9"/>
    <w:rsid w:val="6170E546"/>
    <w:rsid w:val="61EEDEF3"/>
    <w:rsid w:val="633D6A50"/>
    <w:rsid w:val="634CF371"/>
    <w:rsid w:val="644485A9"/>
    <w:rsid w:val="64737E9D"/>
    <w:rsid w:val="64C9D49F"/>
    <w:rsid w:val="64D22649"/>
    <w:rsid w:val="658216F2"/>
    <w:rsid w:val="658CCAA0"/>
    <w:rsid w:val="662B4939"/>
    <w:rsid w:val="67673436"/>
    <w:rsid w:val="67B933D3"/>
    <w:rsid w:val="67EA86E6"/>
    <w:rsid w:val="682C3E33"/>
    <w:rsid w:val="68F1BCA6"/>
    <w:rsid w:val="690D23BB"/>
    <w:rsid w:val="692B460E"/>
    <w:rsid w:val="69A94649"/>
    <w:rsid w:val="69B18EAB"/>
    <w:rsid w:val="69BD4CCE"/>
    <w:rsid w:val="69E07174"/>
    <w:rsid w:val="6A65826F"/>
    <w:rsid w:val="6A7997AC"/>
    <w:rsid w:val="6A92748E"/>
    <w:rsid w:val="6A9C635F"/>
    <w:rsid w:val="6AFB97BC"/>
    <w:rsid w:val="6B454471"/>
    <w:rsid w:val="6B90E289"/>
    <w:rsid w:val="6BA7BD1E"/>
    <w:rsid w:val="6C6E95A5"/>
    <w:rsid w:val="6CFAC0F4"/>
    <w:rsid w:val="6D2E1C42"/>
    <w:rsid w:val="6D46D4C8"/>
    <w:rsid w:val="6D86CF8E"/>
    <w:rsid w:val="6DD8F565"/>
    <w:rsid w:val="6DF8319E"/>
    <w:rsid w:val="6E10D784"/>
    <w:rsid w:val="6E76A4EB"/>
    <w:rsid w:val="6E83A941"/>
    <w:rsid w:val="6E9D0A09"/>
    <w:rsid w:val="6EDEF3EE"/>
    <w:rsid w:val="70090EB9"/>
    <w:rsid w:val="71113B46"/>
    <w:rsid w:val="719EF450"/>
    <w:rsid w:val="7245D132"/>
    <w:rsid w:val="732ACBC2"/>
    <w:rsid w:val="7360B8D4"/>
    <w:rsid w:val="73EE238B"/>
    <w:rsid w:val="73F43D3E"/>
    <w:rsid w:val="747FABF3"/>
    <w:rsid w:val="74F7B0F5"/>
    <w:rsid w:val="7534C725"/>
    <w:rsid w:val="7696AC07"/>
    <w:rsid w:val="76A75607"/>
    <w:rsid w:val="76B0A1DD"/>
    <w:rsid w:val="770DE542"/>
    <w:rsid w:val="773D2C8F"/>
    <w:rsid w:val="77407D3F"/>
    <w:rsid w:val="776EFE27"/>
    <w:rsid w:val="7777569F"/>
    <w:rsid w:val="77893448"/>
    <w:rsid w:val="778B0FD1"/>
    <w:rsid w:val="78203BDB"/>
    <w:rsid w:val="78A0F901"/>
    <w:rsid w:val="78CDC743"/>
    <w:rsid w:val="7917F0B4"/>
    <w:rsid w:val="791ACEED"/>
    <w:rsid w:val="792E8191"/>
    <w:rsid w:val="7970B377"/>
    <w:rsid w:val="79922D9E"/>
    <w:rsid w:val="79D91534"/>
    <w:rsid w:val="79DB29AF"/>
    <w:rsid w:val="7A3F519E"/>
    <w:rsid w:val="7A542C2E"/>
    <w:rsid w:val="7AB925C9"/>
    <w:rsid w:val="7BF0269E"/>
    <w:rsid w:val="7BFF7323"/>
    <w:rsid w:val="7C880F5F"/>
    <w:rsid w:val="7CD353E7"/>
    <w:rsid w:val="7D62E980"/>
    <w:rsid w:val="7D7DA53D"/>
    <w:rsid w:val="7DF023CE"/>
    <w:rsid w:val="7E6C50BF"/>
    <w:rsid w:val="7EBC5C4D"/>
    <w:rsid w:val="7F50D607"/>
    <w:rsid w:val="7F67B9E6"/>
    <w:rsid w:val="7F6E9A9D"/>
    <w:rsid w:val="7FD85239"/>
    <w:rsid w:val="7FF162F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7A7661"/>
  <w15:chartTrackingRefBased/>
  <w15:docId w15:val="{E20E3D98-01B9-48F8-854D-FE290F3AF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F15B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5B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5B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5B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B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B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B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B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B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B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5B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5B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5B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5B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B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B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B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B33"/>
    <w:rPr>
      <w:rFonts w:eastAsiaTheme="majorEastAsia" w:cstheme="majorBidi"/>
      <w:color w:val="272727" w:themeColor="text1" w:themeTint="D8"/>
    </w:rPr>
  </w:style>
  <w:style w:type="paragraph" w:styleId="Title">
    <w:name w:val="Title"/>
    <w:basedOn w:val="Normal"/>
    <w:next w:val="Normal"/>
    <w:link w:val="TitleChar"/>
    <w:uiPriority w:val="10"/>
    <w:qFormat/>
    <w:rsid w:val="00F15B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B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B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B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B33"/>
    <w:pPr>
      <w:spacing w:before="160"/>
      <w:jc w:val="center"/>
    </w:pPr>
    <w:rPr>
      <w:i/>
      <w:iCs/>
      <w:color w:val="404040" w:themeColor="text1" w:themeTint="BF"/>
    </w:rPr>
  </w:style>
  <w:style w:type="character" w:customStyle="1" w:styleId="QuoteChar">
    <w:name w:val="Quote Char"/>
    <w:basedOn w:val="DefaultParagraphFont"/>
    <w:link w:val="Quote"/>
    <w:uiPriority w:val="29"/>
    <w:rsid w:val="00F15B33"/>
    <w:rPr>
      <w:i/>
      <w:iCs/>
      <w:color w:val="404040" w:themeColor="text1" w:themeTint="BF"/>
    </w:rPr>
  </w:style>
  <w:style w:type="paragraph" w:styleId="ListParagraph">
    <w:name w:val="List Paragraph"/>
    <w:basedOn w:val="Normal"/>
    <w:uiPriority w:val="34"/>
    <w:qFormat/>
    <w:rsid w:val="00F15B33"/>
    <w:pPr>
      <w:ind w:left="720"/>
      <w:contextualSpacing/>
    </w:pPr>
  </w:style>
  <w:style w:type="character" w:styleId="IntenseEmphasis">
    <w:name w:val="Intense Emphasis"/>
    <w:basedOn w:val="DefaultParagraphFont"/>
    <w:uiPriority w:val="21"/>
    <w:qFormat/>
    <w:rsid w:val="00F15B33"/>
    <w:rPr>
      <w:i/>
      <w:iCs/>
      <w:color w:val="0F4761" w:themeColor="accent1" w:themeShade="BF"/>
    </w:rPr>
  </w:style>
  <w:style w:type="paragraph" w:styleId="IntenseQuote">
    <w:name w:val="Intense Quote"/>
    <w:basedOn w:val="Normal"/>
    <w:next w:val="Normal"/>
    <w:link w:val="IntenseQuoteChar"/>
    <w:uiPriority w:val="30"/>
    <w:qFormat/>
    <w:rsid w:val="00F15B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B33"/>
    <w:rPr>
      <w:i/>
      <w:iCs/>
      <w:color w:val="0F4761" w:themeColor="accent1" w:themeShade="BF"/>
    </w:rPr>
  </w:style>
  <w:style w:type="character" w:styleId="IntenseReference">
    <w:name w:val="Intense Reference"/>
    <w:basedOn w:val="DefaultParagraphFont"/>
    <w:uiPriority w:val="32"/>
    <w:qFormat/>
    <w:rsid w:val="00F15B33"/>
    <w:rPr>
      <w:b/>
      <w:bCs/>
      <w:smallCaps/>
      <w:color w:val="0F4761" w:themeColor="accent1" w:themeShade="BF"/>
      <w:spacing w:val="5"/>
    </w:rPr>
  </w:style>
  <w:style w:type="table" w:styleId="TableGrid">
    <w:name w:val="Table Grid"/>
    <w:basedOn w:val="TableNormal"/>
    <w:uiPriority w:val="39"/>
    <w:rsid w:val="00F15B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eastAsiaTheme="minorEastAsia"/>
      <w:sz w:val="20"/>
      <w:szCs w:val="20"/>
    </w:rPr>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C51280"/>
    <w:pPr>
      <w:spacing w:after="0" w:line="240" w:lineRule="auto"/>
    </w:pPr>
    <w:rPr>
      <w:rFonts w:eastAsiaTheme="minorEastAsia"/>
    </w:rPr>
  </w:style>
  <w:style w:type="paragraph" w:styleId="CommentSubject">
    <w:name w:val="annotation subject"/>
    <w:basedOn w:val="CommentText"/>
    <w:next w:val="CommentText"/>
    <w:link w:val="CommentSubjectChar"/>
    <w:uiPriority w:val="99"/>
    <w:semiHidden/>
    <w:unhideWhenUsed/>
    <w:rsid w:val="00C51280"/>
    <w:rPr>
      <w:b/>
      <w:bCs/>
    </w:rPr>
  </w:style>
  <w:style w:type="character" w:customStyle="1" w:styleId="CommentSubjectChar">
    <w:name w:val="Comment Subject Char"/>
    <w:basedOn w:val="CommentTextChar"/>
    <w:link w:val="CommentSubject"/>
    <w:uiPriority w:val="99"/>
    <w:semiHidden/>
    <w:rsid w:val="00C51280"/>
    <w:rPr>
      <w:rFonts w:eastAsiaTheme="minorEastAsia"/>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441162">
      <w:bodyDiv w:val="1"/>
      <w:marLeft w:val="0"/>
      <w:marRight w:val="0"/>
      <w:marTop w:val="0"/>
      <w:marBottom w:val="0"/>
      <w:divBdr>
        <w:top w:val="none" w:sz="0" w:space="0" w:color="auto"/>
        <w:left w:val="none" w:sz="0" w:space="0" w:color="auto"/>
        <w:bottom w:val="none" w:sz="0" w:space="0" w:color="auto"/>
        <w:right w:val="none" w:sz="0" w:space="0" w:color="auto"/>
      </w:divBdr>
    </w:div>
    <w:div w:id="1095588799">
      <w:bodyDiv w:val="1"/>
      <w:marLeft w:val="0"/>
      <w:marRight w:val="0"/>
      <w:marTop w:val="0"/>
      <w:marBottom w:val="0"/>
      <w:divBdr>
        <w:top w:val="none" w:sz="0" w:space="0" w:color="auto"/>
        <w:left w:val="none" w:sz="0" w:space="0" w:color="auto"/>
        <w:bottom w:val="none" w:sz="0" w:space="0" w:color="auto"/>
        <w:right w:val="none" w:sz="0" w:space="0" w:color="auto"/>
      </w:divBdr>
    </w:div>
    <w:div w:id="1401053491">
      <w:bodyDiv w:val="1"/>
      <w:marLeft w:val="0"/>
      <w:marRight w:val="0"/>
      <w:marTop w:val="0"/>
      <w:marBottom w:val="0"/>
      <w:divBdr>
        <w:top w:val="none" w:sz="0" w:space="0" w:color="auto"/>
        <w:left w:val="none" w:sz="0" w:space="0" w:color="auto"/>
        <w:bottom w:val="none" w:sz="0" w:space="0" w:color="auto"/>
        <w:right w:val="none" w:sz="0" w:space="0" w:color="auto"/>
      </w:divBdr>
    </w:div>
    <w:div w:id="1605991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8/08/relationships/commentsExtensible" Target="commentsExtensible.xml"/><Relationship Id="rId5" Type="http://schemas.openxmlformats.org/officeDocument/2006/relationships/styles" Target="styles.xml"/><Relationship Id="rId10" Type="http://schemas.microsoft.com/office/2016/09/relationships/commentsIds" Target="commentsIds.xml"/><Relationship Id="rId4" Type="http://schemas.openxmlformats.org/officeDocument/2006/relationships/numbering" Target="numbering.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EC8CC7B9988DB449C20B2786B992EED" ma:contentTypeVersion="3" ma:contentTypeDescription="Create a new document." ma:contentTypeScope="" ma:versionID="a95e38d8b25a8c8142be13159a870194">
  <xsd:schema xmlns:xsd="http://www.w3.org/2001/XMLSchema" xmlns:xs="http://www.w3.org/2001/XMLSchema" xmlns:p="http://schemas.microsoft.com/office/2006/metadata/properties" xmlns:ns2="fd6c693f-1843-43af-b35c-d02a58130b8b" targetNamespace="http://schemas.microsoft.com/office/2006/metadata/properties" ma:root="true" ma:fieldsID="ac97ac98268699756fb90012295da76a" ns2:_="">
    <xsd:import namespace="fd6c693f-1843-43af-b35c-d02a58130b8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d6c693f-1843-43af-b35c-d02a58130b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958C62F-A62C-49CC-97A0-A39FB53BD6F1}">
  <ds:schemaRefs>
    <ds:schemaRef ds:uri="http://purl.org/dc/terms/"/>
    <ds:schemaRef ds:uri="b0298d3b-99bd-41ef-ab0c-1b3b0fcf77a4"/>
    <ds:schemaRef ds:uri="http://schemas.microsoft.com/office/infopath/2007/PartnerControls"/>
    <ds:schemaRef ds:uri="http://schemas.openxmlformats.org/package/2006/metadata/core-properties"/>
    <ds:schemaRef ds:uri="http://www.w3.org/XML/1998/namespace"/>
    <ds:schemaRef ds:uri="http://purl.org/dc/elements/1.1/"/>
    <ds:schemaRef ds:uri="http://schemas.microsoft.com/office/2006/metadata/properties"/>
    <ds:schemaRef ds:uri="http://schemas.microsoft.com/office/2006/documentManagement/types"/>
    <ds:schemaRef ds:uri="56eb7651-b80f-46a9-b839-f7a8cf352fe2"/>
    <ds:schemaRef ds:uri="http://purl.org/dc/dcmitype/"/>
  </ds:schemaRefs>
</ds:datastoreItem>
</file>

<file path=customXml/itemProps2.xml><?xml version="1.0" encoding="utf-8"?>
<ds:datastoreItem xmlns:ds="http://schemas.openxmlformats.org/officeDocument/2006/customXml" ds:itemID="{9F267762-21FE-4BA2-B083-95376D6A1DF2}">
  <ds:schemaRefs>
    <ds:schemaRef ds:uri="http://schemas.microsoft.com/sharepoint/v3/contenttype/forms"/>
  </ds:schemaRefs>
</ds:datastoreItem>
</file>

<file path=customXml/itemProps3.xml><?xml version="1.0" encoding="utf-8"?>
<ds:datastoreItem xmlns:ds="http://schemas.openxmlformats.org/officeDocument/2006/customXml" ds:itemID="{DF106697-463C-4952-93D2-E719770E44E5}"/>
</file>

<file path=docProps/app.xml><?xml version="1.0" encoding="utf-8"?>
<Properties xmlns="http://schemas.openxmlformats.org/officeDocument/2006/extended-properties" xmlns:vt="http://schemas.openxmlformats.org/officeDocument/2006/docPropsVTypes">
  <Template>Normal.dotm</Template>
  <TotalTime>1</TotalTime>
  <Pages>7</Pages>
  <Words>2463</Words>
  <Characters>12689</Characters>
  <Application>Microsoft Office Word</Application>
  <DocSecurity>4</DocSecurity>
  <Lines>409</Lines>
  <Paragraphs>124</Paragraphs>
  <ScaleCrop>false</ScaleCrop>
  <Company/>
  <LinksUpToDate>false</LinksUpToDate>
  <CharactersWithSpaces>15028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Winrich, Chuck</dc:creator>
  <cp:keywords/>
  <dc:description/>
  <cp:lastModifiedBy>Phil Ahn</cp:lastModifiedBy>
  <cp:revision>2</cp:revision>
  <dcterms:created xsi:type="dcterms:W3CDTF">2026-01-23T18:23:00Z</dcterms:created>
  <dcterms:modified xsi:type="dcterms:W3CDTF">2026-01-23T18:23:00Z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0x0101008EC8CC7B9988DB449C20B2786B992EED</vt:lpwstr>
  </property>
  <property fmtid="{D5CDD505-2E9C-101B-9397-08002B2CF9AE}" pid="3" name="MSIP_Label_8b306a34-4f90-403b-9fff-d1d3d6603342_Enabled">
    <vt:lpwstr>true</vt:lpwstr>
  </property>
  <property fmtid="{D5CDD505-2E9C-101B-9397-08002B2CF9AE}" pid="4" name="MSIP_Label_8b306a34-4f90-403b-9fff-d1d3d6603342_SetDate">
    <vt:lpwstr>2025-07-10T19:37:04Z</vt:lpwstr>
  </property>
  <property fmtid="{D5CDD505-2E9C-101B-9397-08002B2CF9AE}" pid="5" name="MSIP_Label_8b306a34-4f90-403b-9fff-d1d3d6603342_Method">
    <vt:lpwstr>Privileged</vt:lpwstr>
  </property>
  <property fmtid="{D5CDD505-2E9C-101B-9397-08002B2CF9AE}" pid="6" name="MSIP_Label_8b306a34-4f90-403b-9fff-d1d3d6603342_Name">
    <vt:lpwstr>General</vt:lpwstr>
  </property>
  <property fmtid="{D5CDD505-2E9C-101B-9397-08002B2CF9AE}" pid="7" name="MSIP_Label_8b306a34-4f90-403b-9fff-d1d3d6603342_SiteId">
    <vt:lpwstr>e83d2ad7-3bcd-4d5c-9d6c-6ffa1a4434bf</vt:lpwstr>
  </property>
  <property fmtid="{D5CDD505-2E9C-101B-9397-08002B2CF9AE}" pid="8" name="MSIP_Label_8b306a34-4f90-403b-9fff-d1d3d6603342_ActionId">
    <vt:lpwstr>88482a21-c825-4df6-980f-c1d40895551c</vt:lpwstr>
  </property>
  <property fmtid="{D5CDD505-2E9C-101B-9397-08002B2CF9AE}" pid="9" name="MSIP_Label_8b306a34-4f90-403b-9fff-d1d3d6603342_ContentBits">
    <vt:lpwstr>0</vt:lpwstr>
  </property>
  <property fmtid="{D5CDD505-2E9C-101B-9397-08002B2CF9AE}" pid="10" name="docLang">
    <vt:lpwstr>en</vt:lpwstr>
  </property>
</Properties>
</file>